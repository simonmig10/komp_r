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5C65A9A5"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A21279" w:rsidRPr="00A21279">
        <w:rPr>
          <w:rFonts w:cstheme="minorHAnsi"/>
          <w:sz w:val="24"/>
          <w:szCs w:val="24"/>
        </w:rPr>
        <w:t>(Andersen &amp; Svarer, 2006) 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5D12B986" w:rsidR="00D75400" w:rsidRPr="00AB3D2F" w:rsidRDefault="008F5FCC" w:rsidP="00BF5E9C">
      <w:pPr>
        <w:spacing w:line="360" w:lineRule="auto"/>
        <w:rPr>
          <w:sz w:val="24"/>
          <w:szCs w:val="24"/>
        </w:rPr>
      </w:pPr>
      <w:r>
        <w:rPr>
          <w:sz w:val="24"/>
          <w:szCs w:val="24"/>
        </w:rPr>
        <w:t xml:space="preserve">As noted by </w:t>
      </w:r>
      <w:proofErr w:type="spellStart"/>
      <w:r>
        <w:rPr>
          <w:sz w:val="24"/>
          <w:szCs w:val="24"/>
        </w:rPr>
        <w:t>kongshøj</w:t>
      </w:r>
      <w:proofErr w:type="spellEnd"/>
      <w:r>
        <w:rPr>
          <w:sz w:val="24"/>
          <w:szCs w:val="24"/>
        </w:rPr>
        <w:t>, the flexicurity model of Denmark has been under pressure in the later years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Usually there is a fixed growth of 2%, but In 2016</w:t>
      </w:r>
      <w:r w:rsidR="00BF5E9C" w:rsidRPr="00AB3D2F">
        <w:rPr>
          <w:sz w:val="24"/>
          <w:szCs w:val="24"/>
        </w:rPr>
        <w:t xml:space="preserve"> </w:t>
      </w:r>
      <w:r w:rsidR="008C3E64">
        <w:rPr>
          <w:sz w:val="24"/>
          <w:szCs w:val="24"/>
        </w:rPr>
        <w:t>this was lowered by</w:t>
      </w:r>
      <w:r w:rsidR="00BF5E9C" w:rsidRPr="00AB3D2F">
        <w:rPr>
          <w:sz w:val="24"/>
          <w:szCs w:val="24"/>
        </w:rPr>
        <w:t xml:space="preserve"> 0.3 percent points,</w:t>
      </w:r>
      <w:r w:rsidR="00D22628" w:rsidRPr="00AB3D2F">
        <w:rPr>
          <w:sz w:val="24"/>
          <w:szCs w:val="24"/>
        </w:rPr>
        <w:t xml:space="preserve"> in </w:t>
      </w:r>
      <w:r w:rsidR="008C3E64">
        <w:rPr>
          <w:sz w:val="24"/>
          <w:szCs w:val="24"/>
        </w:rPr>
        <w:t>2017 by</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w:t>
      </w:r>
      <w:r w:rsidR="00D22628" w:rsidRPr="00AB3D2F">
        <w:rPr>
          <w:sz w:val="24"/>
          <w:szCs w:val="24"/>
        </w:rPr>
        <w:t xml:space="preserve"> </w:t>
      </w:r>
      <w:r w:rsidR="008C3E64">
        <w:rPr>
          <w:sz w:val="24"/>
          <w:szCs w:val="24"/>
        </w:rPr>
        <w:t>by</w:t>
      </w:r>
      <w:r w:rsidR="00BF5E9C" w:rsidRPr="00AB3D2F">
        <w:rPr>
          <w:sz w:val="24"/>
          <w:szCs w:val="24"/>
        </w:rPr>
        <w:t xml:space="preserve"> 0.75 percent points. </w:t>
      </w:r>
      <w:commentRangeStart w:id="0"/>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0"/>
      <w:r w:rsidR="00EA663C">
        <w:rPr>
          <w:rStyle w:val="Kommentarhenvisning"/>
        </w:rPr>
        <w:commentReference w:id="0"/>
      </w:r>
    </w:p>
    <w:p w14:paraId="075D15D0" w14:textId="0BE2BF6B"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evaluate the political regulation of suppressing the regulation of the maximum level of income insurance, in contrast to others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Pr>
          <w:sz w:val="24"/>
          <w:szCs w:val="24"/>
        </w:rPr>
        <w:t xml:space="preserve"> in our analysis</w:t>
      </w:r>
      <w:r w:rsidR="00AD3A32" w:rsidRPr="00AB3D2F">
        <w:rPr>
          <w:sz w:val="24"/>
          <w:szCs w:val="24"/>
        </w:rPr>
        <w:t xml:space="preserve">, </w:t>
      </w:r>
      <w:r w:rsidR="002316D6" w:rsidRPr="00AB3D2F">
        <w:rPr>
          <w:sz w:val="24"/>
          <w:szCs w:val="24"/>
        </w:rPr>
        <w:t xml:space="preserve">thereby </w:t>
      </w:r>
      <w:r>
        <w:rPr>
          <w:sz w:val="24"/>
          <w:szCs w:val="24"/>
        </w:rPr>
        <w:t>obtaining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 xml:space="preserve">other factors </w:t>
      </w:r>
      <w:r w:rsidR="00732969">
        <w:rPr>
          <w:sz w:val="24"/>
          <w:szCs w:val="24"/>
        </w:rPr>
        <w:lastRenderedPageBreak/>
        <w:t>influence our</w:t>
      </w:r>
      <w:r w:rsidR="004D5878" w:rsidRPr="00AB3D2F">
        <w:rPr>
          <w:sz w:val="24"/>
          <w:szCs w:val="24"/>
        </w:rPr>
        <w:t xml:space="preserve"> results. Second,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732969" w:rsidRPr="0089791B">
        <w:rPr>
          <w:sz w:val="24"/>
          <w:szCs w:val="24"/>
        </w:rPr>
        <w:t xml:space="preserve">To the best of our knowledge, we are the first to </w:t>
      </w:r>
      <w:r w:rsidR="0089791B" w:rsidRPr="0089791B">
        <w:rPr>
          <w:sz w:val="24"/>
          <w:szCs w:val="24"/>
        </w:rPr>
        <w:t xml:space="preserve">get an </w:t>
      </w:r>
      <w:r w:rsidR="00732969" w:rsidRPr="0089791B">
        <w:rPr>
          <w:sz w:val="24"/>
          <w:szCs w:val="24"/>
        </w:rPr>
        <w:t>estimate</w:t>
      </w:r>
      <w:r w:rsidR="0089791B" w:rsidRPr="0089791B">
        <w:rPr>
          <w:sz w:val="24"/>
          <w:szCs w:val="24"/>
        </w:rPr>
        <w:t xml:space="preserve"> of</w:t>
      </w:r>
      <w:r w:rsidR="00732969" w:rsidRPr="0089791B">
        <w:rPr>
          <w:sz w:val="24"/>
          <w:szCs w:val="24"/>
        </w:rPr>
        <w:t xml:space="preserve"> the total macro elasticity of the level of income insurance on unemployment benefits for Denmark</w:t>
      </w:r>
      <w:r w:rsidR="0089791B" w:rsidRPr="0089791B">
        <w:rPr>
          <w:sz w:val="24"/>
          <w:szCs w:val="24"/>
        </w:rPr>
        <w:t>. Also, 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elasticity of the macroeconomic effects isolated from the micro effects</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This allow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commentRangeStart w:id="1"/>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w:t>
      </w:r>
      <w:r w:rsidR="006D25A4" w:rsidRPr="00AB3D2F">
        <w:rPr>
          <w:sz w:val="24"/>
          <w:szCs w:val="24"/>
        </w:rPr>
        <w:lastRenderedPageBreak/>
        <w:t>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commentRangeEnd w:id="1"/>
      <w:r w:rsidR="005329C4">
        <w:rPr>
          <w:rStyle w:val="Kommentarhenvisning"/>
        </w:rPr>
        <w:commentReference w:id="1"/>
      </w:r>
      <w:r w:rsidR="006D25A4" w:rsidRPr="00AB3D2F">
        <w:rPr>
          <w:sz w:val="24"/>
          <w:szCs w:val="24"/>
        </w:rPr>
        <w:t>.</w:t>
      </w:r>
    </w:p>
    <w:p w14:paraId="20AD50C6" w14:textId="09FF8DAA" w:rsidR="00FF0793" w:rsidRDefault="00BC22EB" w:rsidP="003C249F">
      <w:r>
        <w:t xml:space="preserve"> </w:t>
      </w:r>
    </w:p>
    <w:p w14:paraId="625E1022" w14:textId="677055F9" w:rsidR="00C30065" w:rsidRDefault="007F31FE" w:rsidP="00E334EF">
      <w:pPr>
        <w:pStyle w:val="Overskrift1"/>
      </w:pPr>
      <w:bookmarkStart w:id="2" w:name="_Ref119913428"/>
      <w:r>
        <w:t>Section 2: Lit review</w:t>
      </w:r>
      <w:bookmarkEnd w:id="2"/>
    </w:p>
    <w:p w14:paraId="3D6E0714" w14:textId="41125D49" w:rsidR="00C30065" w:rsidRDefault="00C30065" w:rsidP="00C30065"/>
    <w:p w14:paraId="78919D3F" w14:textId="4E7C415D"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692AD32" w14:textId="77777777" w:rsidR="00A22D11"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w:t>
      </w:r>
      <w:r w:rsidR="00C9325D" w:rsidRPr="00AB3D2F">
        <w:rPr>
          <w:sz w:val="24"/>
          <w:szCs w:val="24"/>
        </w:rPr>
        <w:lastRenderedPageBreak/>
        <w:t>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p>
    <w:p w14:paraId="41E618AB" w14:textId="4401432A" w:rsidR="00D75C29" w:rsidRPr="00AB3D2F" w:rsidRDefault="00BA5C45" w:rsidP="003D1361">
      <w:pPr>
        <w:spacing w:line="360" w:lineRule="auto"/>
        <w:rPr>
          <w:sz w:val="24"/>
          <w:szCs w:val="24"/>
        </w:rPr>
      </w:pPr>
      <w:r w:rsidRPr="00AB3D2F">
        <w:rPr>
          <w:sz w:val="24"/>
          <w:szCs w:val="24"/>
        </w:rPr>
        <w:t>I</w:t>
      </w:r>
      <w:r w:rsidR="00553D39" w:rsidRPr="00AB3D2F">
        <w:rPr>
          <w:sz w:val="24"/>
          <w:szCs w:val="24"/>
        </w:rPr>
        <w:t>nstead</w:t>
      </w:r>
      <w:r w:rsidRPr="00AB3D2F">
        <w:rPr>
          <w:sz w:val="24"/>
          <w:szCs w:val="24"/>
        </w:rPr>
        <w:t xml:space="preserve"> newer literature</w:t>
      </w:r>
      <w:r w:rsidR="003D1361" w:rsidRPr="00AB3D2F">
        <w:rPr>
          <w:sz w:val="24"/>
          <w:szCs w:val="24"/>
        </w:rPr>
        <w:t xml:space="preserve"> focus</w:t>
      </w:r>
      <w:r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Pr="00AB3D2F">
        <w:rPr>
          <w:sz w:val="24"/>
          <w:szCs w:val="24"/>
        </w:rPr>
        <w:t>estimate a</w:t>
      </w:r>
      <w:r w:rsidR="00DA7D8B" w:rsidRPr="00AB3D2F">
        <w:rPr>
          <w:sz w:val="24"/>
          <w:szCs w:val="24"/>
        </w:rPr>
        <w:t xml:space="preserve"> macro</w:t>
      </w:r>
      <w:r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56C9CDE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 xml:space="preserve">the macroeconomic effects included by </w:t>
      </w:r>
      <w:r w:rsidR="00A22D11">
        <w:rPr>
          <w:sz w:val="24"/>
          <w:szCs w:val="24"/>
        </w:rPr>
        <w:fldChar w:fldCharType="begin" w:fldLock="1"/>
      </w:r>
      <w:r w:rsidR="00A22D1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A22D11">
        <w:rPr>
          <w:sz w:val="24"/>
          <w:szCs w:val="24"/>
        </w:rPr>
        <w:fldChar w:fldCharType="separate"/>
      </w:r>
      <w:r w:rsidR="00A22D11" w:rsidRPr="00A22D11">
        <w:rPr>
          <w:noProof/>
          <w:sz w:val="24"/>
          <w:szCs w:val="24"/>
        </w:rPr>
        <w:t>(Fredriksson &amp; Söderström, 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565D508E"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 </w:t>
      </w:r>
      <w:commentRangeStart w:id="3"/>
      <w:commentRangeStart w:id="4"/>
      <w:r w:rsidRPr="00AB3D2F">
        <w:rPr>
          <w:sz w:val="24"/>
          <w:szCs w:val="24"/>
        </w:rPr>
        <w:fldChar w:fldCharType="begin" w:fldLock="1"/>
      </w:r>
      <w:r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Pr="00AB3D2F">
        <w:rPr>
          <w:sz w:val="24"/>
          <w:szCs w:val="24"/>
        </w:rPr>
        <w:fldChar w:fldCharType="separate"/>
      </w:r>
      <w:r w:rsidRPr="00AB3D2F">
        <w:rPr>
          <w:noProof/>
          <w:sz w:val="24"/>
          <w:szCs w:val="24"/>
        </w:rPr>
        <w:t>(Stockhammer &amp; Lavoie, 2013)</w:t>
      </w:r>
      <w:r w:rsidRPr="00AB3D2F">
        <w:rPr>
          <w:sz w:val="24"/>
          <w:szCs w:val="24"/>
        </w:rPr>
        <w:fldChar w:fldCharType="end"/>
      </w:r>
      <w:commentRangeEnd w:id="3"/>
      <w:r>
        <w:rPr>
          <w:rStyle w:val="Kommentarhenvisning"/>
        </w:rPr>
        <w:commentReference w:id="3"/>
      </w:r>
      <w:commentRangeEnd w:id="4"/>
      <w:r>
        <w:rPr>
          <w:rStyle w:val="Kommentarhenvisning"/>
        </w:rPr>
        <w:commentReference w:id="4"/>
      </w:r>
      <w:r w:rsidRPr="00AB3D2F">
        <w:rPr>
          <w:sz w:val="24"/>
          <w:szCs w:val="24"/>
        </w:rPr>
        <w:t xml:space="preserve"> pro-labor distributional </w:t>
      </w:r>
      <w:r w:rsidRPr="00AB3D2F">
        <w:rPr>
          <w:sz w:val="24"/>
          <w:szCs w:val="24"/>
        </w:rPr>
        <w:lastRenderedPageBreak/>
        <w:t>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 is therefore seen as a pro-labor policy, if this expands the economy this is called a wage-led regime, on the other hand if this contracts the economy it indicates a profit-led regime. </w:t>
      </w:r>
    </w:p>
    <w:p w14:paraId="3BDAA0CC" w14:textId="2B8E38DF" w:rsidR="00A22D11"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demand</w:t>
      </w:r>
      <w:r w:rsidR="00CA2502" w:rsidRPr="00AB3D2F">
        <w:rPr>
          <w:sz w:val="24"/>
          <w:szCs w:val="24"/>
        </w:rPr>
        <w:t xml:space="preserve">. </w:t>
      </w:r>
      <w:r w:rsidR="00A22D11" w:rsidRPr="00AB3D2F">
        <w:rPr>
          <w:sz w:val="24"/>
          <w:szCs w:val="24"/>
        </w:rPr>
        <w:t xml:space="preserve">The demand channel suggests that changes in level of income insurance affect the level of aggregated demand and thereby the demand for employment. </w:t>
      </w:r>
      <w:r w:rsidR="00A22D11" w:rsidRPr="00AB3D2F">
        <w:rPr>
          <w:sz w:val="24"/>
          <w:szCs w:val="24"/>
        </w:rPr>
        <w:fldChar w:fldCharType="begin" w:fldLock="1"/>
      </w:r>
      <w:r w:rsidR="00A22D11"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A22D11" w:rsidRPr="00AB3D2F">
        <w:rPr>
          <w:sz w:val="24"/>
          <w:szCs w:val="24"/>
        </w:rPr>
        <w:fldChar w:fldCharType="separate"/>
      </w:r>
      <w:r w:rsidR="00A22D11" w:rsidRPr="00AB3D2F">
        <w:rPr>
          <w:noProof/>
          <w:sz w:val="24"/>
          <w:szCs w:val="24"/>
        </w:rPr>
        <w:t>(Byrialsen &amp; Raza, 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09707C8" w14:textId="2D124525" w:rsidR="003C4BAC" w:rsidRDefault="003C4BAC" w:rsidP="00884655">
      <w:pPr>
        <w:spacing w:line="360" w:lineRule="auto"/>
        <w:rPr>
          <w:sz w:val="24"/>
          <w:szCs w:val="24"/>
        </w:rPr>
      </w:pPr>
    </w:p>
    <w:p w14:paraId="3D1F5175" w14:textId="4D1D12E3" w:rsidR="003C4BAC" w:rsidRPr="00AB3D2F" w:rsidRDefault="00CB1B8E" w:rsidP="003C4BAC">
      <w:pPr>
        <w:spacing w:line="360" w:lineRule="auto"/>
        <w:rPr>
          <w:sz w:val="24"/>
          <w:szCs w:val="24"/>
        </w:rPr>
      </w:pPr>
      <w:r>
        <w:rPr>
          <w:sz w:val="24"/>
          <w:szCs w:val="24"/>
        </w:rPr>
        <w:t xml:space="preserve">Another effect is introduced by Andersen. Even though he argues that the </w:t>
      </w:r>
      <w:r w:rsidRPr="00A22D11">
        <w:rPr>
          <w:sz w:val="24"/>
          <w:szCs w:val="24"/>
          <w:highlight w:val="yellow"/>
        </w:rPr>
        <w:t>majority of the literature has been based on changes in the behavior of unemployed thereby not taking into account that the change in behavior could also affect the situation for other actors in the labor market</w:t>
      </w:r>
      <w:r>
        <w:rPr>
          <w:sz w:val="24"/>
          <w:szCs w:val="24"/>
        </w:rPr>
        <w:t>, they argue that o</w:t>
      </w:r>
      <w:r w:rsidR="003C4BAC">
        <w:rPr>
          <w:sz w:val="24"/>
          <w:szCs w:val="24"/>
        </w:rPr>
        <w:t>ne effect</w:t>
      </w:r>
      <w:r>
        <w:rPr>
          <w:sz w:val="24"/>
          <w:szCs w:val="24"/>
        </w:rPr>
        <w:t xml:space="preserve"> that has already</w:t>
      </w:r>
      <w:r w:rsidR="003C4BAC">
        <w:rPr>
          <w:sz w:val="24"/>
          <w:szCs w:val="24"/>
        </w:rPr>
        <w:t xml:space="preserve"> </w:t>
      </w:r>
      <w:r>
        <w:rPr>
          <w:sz w:val="24"/>
          <w:szCs w:val="24"/>
        </w:rPr>
        <w:t xml:space="preserve">been empirically justified </w:t>
      </w:r>
      <w:r w:rsidR="003C4BAC" w:rsidRPr="00AB3D2F">
        <w:rPr>
          <w:sz w:val="24"/>
          <w:szCs w:val="24"/>
        </w:rPr>
        <w:t>is the</w:t>
      </w:r>
      <w:r>
        <w:rPr>
          <w:sz w:val="24"/>
          <w:szCs w:val="24"/>
        </w:rPr>
        <w:t xml:space="preserve"> one on</w:t>
      </w:r>
      <w:r w:rsidR="003C4BAC" w:rsidRPr="00AB3D2F">
        <w:rPr>
          <w:sz w:val="24"/>
          <w:szCs w:val="24"/>
        </w:rPr>
        <w:t xml:space="preserve"> wage</w:t>
      </w:r>
      <w:r>
        <w:rPr>
          <w:sz w:val="24"/>
          <w:szCs w:val="24"/>
        </w:rPr>
        <w:t>s</w:t>
      </w:r>
      <w:r w:rsidR="003C4BAC" w:rsidRPr="00AB3D2F">
        <w:rPr>
          <w:sz w:val="24"/>
          <w:szCs w:val="24"/>
        </w:rPr>
        <w:t xml:space="preserve"> explain</w:t>
      </w:r>
      <w:r w:rsidR="003C4BAC">
        <w:rPr>
          <w:sz w:val="24"/>
          <w:szCs w:val="24"/>
        </w:rPr>
        <w:t>ing</w:t>
      </w:r>
      <w:r w:rsidR="003C4BAC"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arguing that wages will affect the wage-share of the economy and depending on if the economy is wage-led or profit-led as discussed in </w:t>
      </w:r>
      <w:r w:rsidR="003C4BAC" w:rsidRPr="00AB3D2F">
        <w:rPr>
          <w:sz w:val="24"/>
          <w:szCs w:val="24"/>
        </w:rPr>
        <w:fldChar w:fldCharType="begin" w:fldLock="1"/>
      </w:r>
      <w:r w:rsidR="003C4BAC"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(Stockhammer &amp; Lavoie, 2013)</w:t>
      </w:r>
      <w:r w:rsidR="003C4BAC" w:rsidRPr="00AB3D2F">
        <w:rPr>
          <w:sz w:val="24"/>
          <w:szCs w:val="24"/>
        </w:rPr>
        <w:fldChar w:fldCharType="end"/>
      </w:r>
      <w:r w:rsidR="003C4BAC" w:rsidRPr="00AB3D2F">
        <w:rPr>
          <w:sz w:val="24"/>
          <w:szCs w:val="24"/>
        </w:rPr>
        <w:t xml:space="preserve"> 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3C4BAC" w:rsidRPr="00AB3D2F">
        <w:rPr>
          <w:sz w:val="24"/>
          <w:szCs w:val="24"/>
        </w:rPr>
        <w:fldChar w:fldCharType="begin" w:fldLock="1"/>
      </w:r>
      <w:r w:rsidR="003C4BAC"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(Lavoie &amp; Godley, 2012)</w:t>
      </w:r>
      <w:r w:rsidR="003C4BAC" w:rsidRPr="00AB3D2F">
        <w:rPr>
          <w:sz w:val="24"/>
          <w:szCs w:val="24"/>
        </w:rPr>
        <w:fldChar w:fldCharType="end"/>
      </w:r>
      <w:r w:rsidR="003C4BAC" w:rsidRPr="00AB3D2F">
        <w:rPr>
          <w:sz w:val="24"/>
          <w:szCs w:val="24"/>
        </w:rPr>
        <w:t xml:space="preserve">.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t>
      </w:r>
      <w:r w:rsidR="003C4BAC" w:rsidRPr="00AB3D2F">
        <w:rPr>
          <w:sz w:val="24"/>
          <w:szCs w:val="24"/>
        </w:rPr>
        <w:lastRenderedPageBreak/>
        <w:t xml:space="preserve">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04386774" w14:textId="6E4F5619" w:rsidR="003C4BAC" w:rsidRPr="00AB3D2F" w:rsidRDefault="00CB1B8E" w:rsidP="003C4BAC">
      <w:pPr>
        <w:spacing w:line="360" w:lineRule="auto"/>
        <w:rPr>
          <w:sz w:val="24"/>
          <w:szCs w:val="24"/>
        </w:rPr>
      </w:pPr>
      <w:r>
        <w:rPr>
          <w:sz w:val="24"/>
          <w:szCs w:val="24"/>
        </w:rPr>
        <w:t>A third macroeconomic effect</w:t>
      </w:r>
      <w:r w:rsidR="003C4BAC" w:rsidRPr="00AB3D2F">
        <w:rPr>
          <w:sz w:val="24"/>
          <w:szCs w:val="24"/>
        </w:rPr>
        <w:t xml:space="preserve"> is coming of the discussion </w:t>
      </w:r>
      <w:r>
        <w:rPr>
          <w:sz w:val="24"/>
          <w:szCs w:val="24"/>
        </w:rPr>
        <w:t xml:space="preserve">on how to explain the effect on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constraints. </w:t>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p>
    <w:p w14:paraId="02E581D2"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presents the other alternative explanation to why an increase in the level of income insurance increases the period in which people are unemployed, 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 this could lead to a matching effect, thereby leading to a worse job match between employer and employed, not taking advantage of the higher productivity the employer could have had in another job position with a better match. </w:t>
      </w: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w:t>
      </w:r>
      <w:r w:rsidRPr="00AB3D2F">
        <w:rPr>
          <w:sz w:val="24"/>
          <w:szCs w:val="24"/>
        </w:rPr>
        <w:lastRenderedPageBreak/>
        <w:t xml:space="preserve">costs of firing/quitting and finding a new employer/employed. This means that workers might not be in the job where they are maximizing their productivity, and reallocation of the working force could therefore lead to a higher output. </w:t>
      </w:r>
    </w:p>
    <w:p w14:paraId="39B1FD00" w14:textId="77777777" w:rsidR="003C4BAC" w:rsidRPr="00AB3D2F" w:rsidRDefault="003C4BAC" w:rsidP="003C4BAC">
      <w:pPr>
        <w:spacing w:line="360" w:lineRule="auto"/>
        <w:rPr>
          <w:sz w:val="24"/>
          <w:szCs w:val="24"/>
        </w:rPr>
      </w:pPr>
      <w:r w:rsidRPr="00AB3D2F">
        <w:rPr>
          <w:sz w:val="24"/>
          <w:szCs w:val="24"/>
        </w:rPr>
        <w:t>Therefor</w:t>
      </w:r>
      <w:r>
        <w:rPr>
          <w:sz w:val="24"/>
          <w:szCs w:val="24"/>
        </w:rPr>
        <w:t>e,</w:t>
      </w:r>
      <w:r w:rsidRPr="00AB3D2F">
        <w:rPr>
          <w:sz w:val="24"/>
          <w:szCs w:val="24"/>
        </w:rPr>
        <w:t xml:space="preserve"> when increasing the level of income insurance, there will be a decrease in job search lowering the employment quantitively, but the quality might increase duo to the above-mentioned effect.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two measures for the quality of the working force, the wage and hiring period</w:t>
      </w:r>
      <w:r w:rsidRPr="00967F45">
        <w:rPr>
          <w:rStyle w:val="Fodnotehenvisning"/>
        </w:rPr>
        <w:footnoteReference w:id="1"/>
      </w:r>
      <w:r w:rsidRPr="00AB3D2F">
        <w:rPr>
          <w:sz w:val="24"/>
          <w:szCs w:val="24"/>
        </w:rPr>
        <w:t xml:space="preserve">. The challenging part being to control for other effects, affecting the wage and hiring period. </w:t>
      </w:r>
    </w:p>
    <w:p w14:paraId="7C43CD2E"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several studies, all indicating that a more generous income insurance program results in</w:t>
      </w:r>
      <w:r>
        <w:rPr>
          <w:sz w:val="24"/>
          <w:szCs w:val="24"/>
        </w:rPr>
        <w:t xml:space="preserve"> an</w:t>
      </w:r>
      <w:r w:rsidRPr="00AB3D2F">
        <w:rPr>
          <w:sz w:val="24"/>
          <w:szCs w:val="24"/>
        </w:rPr>
        <w:t xml:space="preserve"> extended unemployment period, approximately half of the studies find positive effects on the match-quality, the other half find no effects, and one study find</w:t>
      </w:r>
      <w:r>
        <w:rPr>
          <w:sz w:val="24"/>
          <w:szCs w:val="24"/>
        </w:rPr>
        <w:t>s</w:t>
      </w:r>
      <w:r w:rsidRPr="00AB3D2F">
        <w:rPr>
          <w:sz w:val="24"/>
          <w:szCs w:val="24"/>
        </w:rPr>
        <w:t xml:space="preserve"> significant negative effects. The majority of the studies only find evidence using changes in the income insurance period, and not the level of income insurance. </w:t>
      </w:r>
    </w:p>
    <w:p w14:paraId="74B1CFF7" w14:textId="20DC5FE4" w:rsidR="003C4BAC" w:rsidRPr="00AB3D2F" w:rsidRDefault="003C4BAC" w:rsidP="003C4BAC">
      <w:pPr>
        <w:spacing w:line="360" w:lineRule="auto"/>
        <w:rPr>
          <w:sz w:val="24"/>
          <w:szCs w:val="24"/>
        </w:rPr>
      </w:pPr>
      <w:commentRangeStart w:id="5"/>
      <w:r w:rsidRPr="00AB3D2F">
        <w:rPr>
          <w:sz w:val="24"/>
          <w:szCs w:val="24"/>
        </w:rPr>
        <w:t xml:space="preserve">A possible explanation for the weak empirical evidence is also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who shows evidence for a reverse effect of income insurance on the productivity, they argue that as people are spending longer time unemployed, their human capital falls, lowering their productivity. </w:t>
      </w:r>
      <w:commentRangeEnd w:id="5"/>
      <w:r>
        <w:rPr>
          <w:rStyle w:val="Kommentarhenvisning"/>
        </w:rPr>
        <w:commentReference w:id="5"/>
      </w:r>
      <w:r w:rsidRPr="00AB3D2F">
        <w:rPr>
          <w:sz w:val="24"/>
          <w:szCs w:val="24"/>
        </w:rPr>
        <w:t>This may be capable of explaining the mixed empirical evidence for a channel existing between the level of income insurance and productivity.</w:t>
      </w:r>
    </w:p>
    <w:p w14:paraId="64841A15" w14:textId="5BAC80BE" w:rsidR="003C4BAC" w:rsidRPr="00AB3D2F" w:rsidRDefault="003C4BAC" w:rsidP="003C4BAC">
      <w:pPr>
        <w:spacing w:line="360" w:lineRule="auto"/>
        <w:rPr>
          <w:sz w:val="24"/>
          <w:szCs w:val="24"/>
        </w:rPr>
      </w:pPr>
      <w:r w:rsidRPr="00AB3D2F">
        <w:rPr>
          <w:sz w:val="24"/>
          <w:szCs w:val="24"/>
        </w:rPr>
        <w:t xml:space="preserve">Another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Pr>
          <w:sz w:val="24"/>
          <w:szCs w:val="24"/>
        </w:rPr>
        <w:t xml:space="preserve"> </w:t>
      </w:r>
      <w:r w:rsidRPr="00AB3D2F">
        <w:rPr>
          <w:sz w:val="24"/>
          <w:szCs w:val="24"/>
        </w:rPr>
        <w:t xml:space="preserve">endogenizes the labor force using the strength of the economy measured by the unemployment rate as a regressor. 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 as found in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5A2F7EB6" w:rsidR="003C4BAC" w:rsidRPr="00AB3D2F" w:rsidRDefault="003C4BAC" w:rsidP="003C4BAC">
      <w:pPr>
        <w:spacing w:line="360" w:lineRule="auto"/>
        <w:rPr>
          <w:sz w:val="24"/>
          <w:szCs w:val="24"/>
        </w:rPr>
      </w:pPr>
      <w:r w:rsidRPr="00AB3D2F">
        <w:rPr>
          <w:sz w:val="24"/>
          <w:szCs w:val="24"/>
        </w:rPr>
        <w:t xml:space="preserve">Lastly, as the income insurance program is not mandatory in Denmark, it is argued by </w:t>
      </w:r>
      <w:r w:rsidRPr="00AB3D2F">
        <w:rPr>
          <w:sz w:val="24"/>
          <w:szCs w:val="24"/>
        </w:rPr>
        <w:fldChar w:fldCharType="begin" w:fldLock="1"/>
      </w:r>
      <w:r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Pr="00AB3D2F">
        <w:rPr>
          <w:sz w:val="24"/>
          <w:szCs w:val="24"/>
        </w:rPr>
        <w:fldChar w:fldCharType="separate"/>
      </w:r>
      <w:r w:rsidRPr="00AB3D2F">
        <w:rPr>
          <w:noProof/>
          <w:sz w:val="24"/>
          <w:szCs w:val="24"/>
        </w:rPr>
        <w:t>(Aastrup, 2018; Fagbevægelsens Hovedorganisation, 2021; Jensen, 2021)</w:t>
      </w:r>
      <w:r w:rsidRPr="00AB3D2F">
        <w:rPr>
          <w:sz w:val="24"/>
          <w:szCs w:val="24"/>
        </w:rPr>
        <w:fldChar w:fldCharType="end"/>
      </w:r>
      <w:r w:rsidRPr="00AB3D2F">
        <w:rPr>
          <w:sz w:val="24"/>
          <w:szCs w:val="24"/>
        </w:rPr>
        <w:t xml:space="preserve"> that one should expect a lower </w:t>
      </w:r>
      <w:r w:rsidRPr="00AB3D2F">
        <w:rPr>
          <w:sz w:val="24"/>
          <w:szCs w:val="24"/>
        </w:rPr>
        <w:lastRenderedPageBreak/>
        <w:t>compensation rate to affect the insurance rate (The rate of workers being a member of the income insurance program)</w:t>
      </w:r>
      <w:r w:rsidR="00064052">
        <w:rPr>
          <w:sz w:val="24"/>
          <w:szCs w:val="24"/>
        </w:rPr>
        <w:t>.</w:t>
      </w:r>
      <w:r w:rsidRPr="00AB3D2F">
        <w:rPr>
          <w:sz w:val="24"/>
          <w:szCs w:val="24"/>
        </w:rPr>
        <w:t xml:space="preserve"> They find that in the same period as the fall in the compensation rate, the percentage of the working force being a member has dropped from 84% till 78% even though this period has included political adjustment intended to raise this percentage </w:t>
      </w:r>
      <w:r w:rsidRPr="00AB3D2F">
        <w:rPr>
          <w:sz w:val="24"/>
          <w:szCs w:val="24"/>
        </w:rPr>
        <w:fldChar w:fldCharType="begin" w:fldLock="1"/>
      </w:r>
      <w:r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p>
    <w:p w14:paraId="30F36CD7" w14:textId="77777777" w:rsidR="003C4BAC" w:rsidRPr="00AB3D2F" w:rsidRDefault="003C4BAC" w:rsidP="00884655">
      <w:pPr>
        <w:spacing w:line="360" w:lineRule="auto"/>
        <w:rPr>
          <w:sz w:val="24"/>
          <w:szCs w:val="24"/>
        </w:rPr>
      </w:pPr>
    </w:p>
    <w:p w14:paraId="0759F200" w14:textId="44B20CCC" w:rsidR="00262F3F" w:rsidRDefault="00CF51F3" w:rsidP="00CF51F3">
      <w:pPr>
        <w:pStyle w:val="Overskrift1"/>
      </w:pPr>
      <w:bookmarkStart w:id="6" w:name="_Ref119913343"/>
      <w:r>
        <w:t>Section 3</w:t>
      </w:r>
      <w:bookmarkEnd w:id="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critic for 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600542B4" w:rsidR="00F1397C" w:rsidRDefault="00F1397C" w:rsidP="00CF51F3"/>
    <w:p w14:paraId="44DCE4C2" w14:textId="5A8B5358" w:rsidR="008F5FCC" w:rsidRDefault="008F5FCC" w:rsidP="008F5FCC">
      <w:pPr>
        <w:pStyle w:val="Overskrift2"/>
      </w:pPr>
      <w:r>
        <w:t xml:space="preserve">Denmark: </w:t>
      </w:r>
    </w:p>
    <w:p w14:paraId="2E094830" w14:textId="35231E86" w:rsidR="008F5FCC" w:rsidRDefault="008F5FCC" w:rsidP="008F5FCC"/>
    <w:commentRangeStart w:id="7"/>
    <w:commentRangeStart w:id="8"/>
    <w:p w14:paraId="005BCF66" w14:textId="77777777" w:rsidR="008F5FCC" w:rsidRPr="00AB3D2F" w:rsidRDefault="008F5FCC" w:rsidP="008F5FC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puts up three main points of view in discussing the perspectives of the Danish flexicurity model. One of them being a deterioration of the income insurance program, thereby affecting the security elements of the Danish flexicurity model. A result of the deteriorations of the income insurance program has been that the workers unions have demanded a higher dismissal protection, in form of allowances when going to unemployment on parts of the private labor market weakening the flexibility. Another aspect of the generosity of the income insurance program is the fact that being part of the program is not mandatory. This leads to an interesting aspect in which lower generosity leads to a lower attraction towards the program, leading to a decrease in the insurance rate, possibly harming the flexicurity model.</w:t>
      </w:r>
      <w:commentRangeEnd w:id="7"/>
      <w:r>
        <w:rPr>
          <w:rStyle w:val="Kommentarhenvisning"/>
        </w:rPr>
        <w:commentReference w:id="7"/>
      </w:r>
      <w:commentRangeEnd w:id="8"/>
      <w:r>
        <w:rPr>
          <w:rStyle w:val="Kommentarhenvisning"/>
        </w:rPr>
        <w:commentReference w:id="8"/>
      </w:r>
    </w:p>
    <w:p w14:paraId="6A8EB928" w14:textId="77777777" w:rsidR="008F5FCC" w:rsidRPr="00AB3D2F" w:rsidRDefault="008F5FCC" w:rsidP="008F5FCC">
      <w:pPr>
        <w:spacing w:line="360" w:lineRule="auto"/>
        <w:rPr>
          <w:sz w:val="24"/>
          <w:szCs w:val="24"/>
        </w:rPr>
      </w:pPr>
      <w:r w:rsidRPr="00AB3D2F">
        <w:rPr>
          <w:sz w:val="24"/>
          <w:szCs w:val="24"/>
        </w:rPr>
        <w:lastRenderedPageBreak/>
        <w:t>Looking at the development of the generosity in Denmark over time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00622FEB" w14:textId="77777777" w:rsidR="008F5FCC" w:rsidRDefault="008F5FCC" w:rsidP="008F5FCC">
      <w:pPr>
        <w:pStyle w:val="Billedtekst"/>
        <w:keepNext/>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p>
    <w:p w14:paraId="51D4EB90" w14:textId="77777777" w:rsidR="008F5FCC" w:rsidRPr="00AB3D2F" w:rsidRDefault="008F5FCC" w:rsidP="008F5FCC">
      <w:pPr>
        <w:rPr>
          <w:sz w:val="24"/>
          <w:szCs w:val="24"/>
        </w:rPr>
      </w:pPr>
      <w:r w:rsidRPr="00AB3D2F">
        <w:rPr>
          <w:noProof/>
          <w:sz w:val="24"/>
          <w:szCs w:val="24"/>
        </w:rPr>
        <w:drawing>
          <wp:inline distT="0" distB="0" distL="0" distR="0" wp14:anchorId="127F1E8D" wp14:editId="31C3D3CD">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05DDF0F" w14:textId="77777777" w:rsidR="008F5FCC" w:rsidRPr="00AB3D2F" w:rsidRDefault="008F5FCC" w:rsidP="008F5FCC">
      <w:pPr>
        <w:spacing w:line="360" w:lineRule="auto"/>
        <w:rPr>
          <w:sz w:val="24"/>
          <w:szCs w:val="24"/>
        </w:rPr>
      </w:pPr>
      <w:commentRangeStart w:id="9"/>
      <w:commentRangeStart w:id="10"/>
      <w:r w:rsidRPr="00AB3D2F">
        <w:rPr>
          <w:sz w:val="24"/>
          <w:szCs w:val="24"/>
        </w:rPr>
        <w:t xml:space="preserve">One of the major contributions to the falling compensation rate is the political regulations towards the determination of the maximum level of income insurance. 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rate regulation percent which is set to equal 2% each year added by the rate adjustment percent. 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9"/>
      <w:r>
        <w:rPr>
          <w:rStyle w:val="Kommentarhenvisning"/>
        </w:rPr>
        <w:commentReference w:id="9"/>
      </w:r>
      <w:commentRangeEnd w:id="10"/>
      <w:r>
        <w:rPr>
          <w:rStyle w:val="Kommentarhenvisning"/>
        </w:rPr>
        <w:commentReference w:id="10"/>
      </w:r>
      <w:r w:rsidRPr="00AB3D2F">
        <w:rPr>
          <w:sz w:val="24"/>
          <w:szCs w:val="24"/>
        </w:rPr>
        <w:t xml:space="preserve">This creates a situation in which wage growth of more than 2% would result in the maximum level of income </w:t>
      </w:r>
      <w:r w:rsidRPr="00AB3D2F">
        <w:rPr>
          <w:sz w:val="24"/>
          <w:szCs w:val="24"/>
        </w:rPr>
        <w:lastRenderedPageBreak/>
        <w:t xml:space="preserve">insurance not following the wage growth, making the compensation rate decline over time. The </w:t>
      </w:r>
      <w:r>
        <w:rPr>
          <w:sz w:val="24"/>
          <w:szCs w:val="24"/>
        </w:rPr>
        <w:t>figure</w:t>
      </w:r>
      <w:r w:rsidRPr="00AB3D2F">
        <w:rPr>
          <w:sz w:val="24"/>
          <w:szCs w:val="24"/>
        </w:rPr>
        <w:t xml:space="preserve"> </w:t>
      </w:r>
      <w:r>
        <w:rPr>
          <w:sz w:val="24"/>
          <w:szCs w:val="24"/>
        </w:rPr>
        <w:fldChar w:fldCharType="begin"/>
      </w:r>
      <w:r>
        <w:rPr>
          <w:sz w:val="24"/>
          <w:szCs w:val="24"/>
        </w:rPr>
        <w:instrText xml:space="preserve"> REF _Ref119756084 \p \h </w:instrText>
      </w:r>
      <w:r>
        <w:rPr>
          <w:sz w:val="24"/>
          <w:szCs w:val="24"/>
        </w:rPr>
      </w:r>
      <w:r>
        <w:rPr>
          <w:sz w:val="24"/>
          <w:szCs w:val="24"/>
        </w:rPr>
        <w:fldChar w:fldCharType="separate"/>
      </w:r>
      <w:r>
        <w:rPr>
          <w:sz w:val="24"/>
          <w:szCs w:val="24"/>
        </w:rPr>
        <w:t>below</w:t>
      </w:r>
      <w:r>
        <w:rPr>
          <w:sz w:val="24"/>
          <w:szCs w:val="24"/>
        </w:rPr>
        <w:fldChar w:fldCharType="end"/>
      </w:r>
      <w:r>
        <w:rPr>
          <w:sz w:val="24"/>
          <w:szCs w:val="24"/>
        </w:rPr>
        <w:t xml:space="preserve"> </w:t>
      </w:r>
      <w:r w:rsidRPr="00AB3D2F">
        <w:rPr>
          <w:sz w:val="24"/>
          <w:szCs w:val="24"/>
        </w:rPr>
        <w:t xml:space="preserve">gives an idea of how often the wage has increased by more than two percent. </w:t>
      </w:r>
    </w:p>
    <w:p w14:paraId="5C433251" w14:textId="77777777" w:rsidR="008F5FCC" w:rsidRDefault="008F5FCC" w:rsidP="008F5FCC">
      <w:pPr>
        <w:pStyle w:val="Billedtekst"/>
        <w:keepNext/>
      </w:pPr>
      <w:r>
        <w:t xml:space="preserve">Figure </w:t>
      </w:r>
      <w:r>
        <w:fldChar w:fldCharType="begin"/>
      </w:r>
      <w:r>
        <w:instrText xml:space="preserve"> SEQ Figure \* ARABIC </w:instrText>
      </w:r>
      <w:r>
        <w:fldChar w:fldCharType="separate"/>
      </w:r>
      <w:r>
        <w:rPr>
          <w:noProof/>
        </w:rPr>
        <w:t>2</w:t>
      </w:r>
      <w:r>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77777777" w:rsidR="008F5FCC" w:rsidRPr="00AB3D2F" w:rsidRDefault="008F5FCC" w:rsidP="008F5FCC">
      <w:pPr>
        <w:spacing w:line="360" w:lineRule="auto"/>
        <w:rPr>
          <w:sz w:val="24"/>
          <w:szCs w:val="24"/>
        </w:rPr>
      </w:pPr>
    </w:p>
    <w:p w14:paraId="463A9FC4" w14:textId="4AFA1B85" w:rsidR="008F5FCC" w:rsidRDefault="008F5FCC" w:rsidP="008F5FCC">
      <w:pPr>
        <w:spacing w:line="360" w:lineRule="auto"/>
        <w:rPr>
          <w:sz w:val="24"/>
          <w:szCs w:val="24"/>
        </w:rPr>
      </w:pPr>
      <w:r w:rsidRPr="00AB3D2F">
        <w:rPr>
          <w:sz w:val="24"/>
          <w:szCs w:val="24"/>
        </w:rPr>
        <w:t>Other studies discuss whether a third reason for a falling compensation rate should be included.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lives. </w:t>
      </w:r>
      <w:r w:rsidRPr="00AB3D2F">
        <w:rPr>
          <w:sz w:val="24"/>
          <w:szCs w:val="24"/>
        </w:rPr>
        <w:br/>
        <w:t xml:space="preserve">This third effect is not included in the graph showing the compensation over time but including this effect should up the rate of decrease and thereby make the fall in the compensation rate even larger over time. The worker insurance started in the 1960s paying 0.9% of the wage, but over time this percentage has increased hitting 12% in 2010, where it has mostly stayed fixed. </w:t>
      </w:r>
      <w:r w:rsidRPr="00AB3D2F">
        <w:rPr>
          <w:sz w:val="24"/>
          <w:szCs w:val="24"/>
        </w:rPr>
        <w:fldChar w:fldCharType="begin" w:fldLock="1"/>
      </w:r>
      <w:r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AB3D2F">
        <w:rPr>
          <w:sz w:val="24"/>
          <w:szCs w:val="24"/>
        </w:rPr>
        <w:fldChar w:fldCharType="separate"/>
      </w:r>
      <w:r w:rsidRPr="00AB3D2F">
        <w:rPr>
          <w:noProof/>
          <w:sz w:val="24"/>
          <w:szCs w:val="24"/>
        </w:rPr>
        <w:t>(Finansministeriet, 2017)</w:t>
      </w:r>
      <w:r w:rsidRPr="00AB3D2F">
        <w:rPr>
          <w:sz w:val="24"/>
          <w:szCs w:val="24"/>
        </w:rPr>
        <w:fldChar w:fldCharType="end"/>
      </w:r>
    </w:p>
    <w:p w14:paraId="77FE9F9F" w14:textId="7E3E7C96" w:rsidR="008F5FCC" w:rsidRDefault="008F5FCC" w:rsidP="008F5FCC">
      <w:pPr>
        <w:spacing w:line="360" w:lineRule="auto"/>
        <w:rPr>
          <w:sz w:val="24"/>
          <w:szCs w:val="24"/>
        </w:rPr>
      </w:pPr>
    </w:p>
    <w:p w14:paraId="7EE7B63C" w14:textId="77777777"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A more recent decision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p>
    <w:p w14:paraId="3E3E8100" w14:textId="77777777" w:rsidR="008F5FCC" w:rsidRPr="00AB3D2F" w:rsidRDefault="008F5FCC" w:rsidP="008F5FCC">
      <w:pPr>
        <w:spacing w:line="360" w:lineRule="auto"/>
        <w:rPr>
          <w:sz w:val="24"/>
          <w:szCs w:val="24"/>
        </w:rPr>
      </w:pPr>
    </w:p>
    <w:p w14:paraId="4AA00D18" w14:textId="77777777" w:rsidR="00F2092E" w:rsidRPr="00AB3D2F" w:rsidRDefault="00F2092E" w:rsidP="00F2092E">
      <w:pPr>
        <w:spacing w:line="360" w:lineRule="auto"/>
        <w:rPr>
          <w:sz w:val="24"/>
          <w:szCs w:val="24"/>
        </w:rPr>
      </w:pPr>
      <w:commentRangeStart w:id="11"/>
      <w:r w:rsidRPr="00AB3D2F">
        <w:rPr>
          <w:sz w:val="24"/>
          <w:szCs w:val="24"/>
        </w:rPr>
        <w:t xml:space="preserve">Now </w:t>
      </w:r>
      <w:commentRangeEnd w:id="11"/>
      <w:r>
        <w:rPr>
          <w:rStyle w:val="Kommentarhenvisning"/>
        </w:rPr>
        <w:commentReference w:id="11"/>
      </w:r>
      <w:r w:rsidRPr="00AB3D2F">
        <w:rPr>
          <w:sz w:val="24"/>
          <w:szCs w:val="24"/>
        </w:rPr>
        <w:t xml:space="preserve">switching towards the case of Denmark, the focus on income insurance was very high leading to the Danish election in 2015. The large debate led to a commission set down by the Danish Ministry of employment (IS-commission). The goal was to analyze changes to the income insurance program in Denmark, which in 2015 led to the income insurance model, the dynamics of this model was built </w:t>
      </w:r>
      <w:r>
        <w:rPr>
          <w:sz w:val="24"/>
          <w:szCs w:val="24"/>
        </w:rPr>
        <w:t>using some of</w:t>
      </w:r>
      <w:r w:rsidRPr="00AB3D2F">
        <w:rPr>
          <w:sz w:val="24"/>
          <w:szCs w:val="24"/>
        </w:rPr>
        <w:t xml:space="preserve"> the micro effects presented above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were not correctly estimated. But most importantly they argued that the important macroeconomic effects were missing in the model. </w:t>
      </w:r>
    </w:p>
    <w:p w14:paraId="7923378B" w14:textId="77777777" w:rsidR="00F2092E" w:rsidRPr="00AB3D2F" w:rsidRDefault="00F2092E" w:rsidP="00F2092E">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argues that the behavioral effects (explained above) used to estimating the costs of an increase in the level of income insurance is miss leading. Especially they argue that the IS-commission 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 xml:space="preserve">(Dagpengekommissionen, </w:t>
      </w:r>
      <w:r w:rsidRPr="00AB3D2F">
        <w:rPr>
          <w:noProof/>
          <w:sz w:val="24"/>
          <w:szCs w:val="24"/>
        </w:rPr>
        <w:lastRenderedPageBreak/>
        <w:t>2015)</w:t>
      </w:r>
      <w:r w:rsidRPr="00AB3D2F">
        <w:rPr>
          <w:sz w:val="24"/>
          <w:szCs w:val="24"/>
        </w:rPr>
        <w:fldChar w:fldCharType="end"/>
      </w:r>
      <w:r w:rsidRPr="00AB3D2F">
        <w:rPr>
          <w:sz w:val="24"/>
          <w:szCs w:val="24"/>
        </w:rPr>
        <w:t xml:space="preserve"> also themselves states that there is very low empirical evidence for this effect even existing.</w:t>
      </w:r>
      <w:r w:rsidRPr="00AB3D2F">
        <w:rPr>
          <w:sz w:val="24"/>
          <w:szCs w:val="24"/>
        </w:rPr>
        <w:br/>
      </w:r>
      <w:r w:rsidRPr="00AB3D2F">
        <w:rPr>
          <w:sz w:val="24"/>
          <w:szCs w:val="24"/>
        </w:rPr>
        <w:fldChar w:fldCharType="begin" w:fldLock="1"/>
      </w:r>
      <w:r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5716C9EE" w14:textId="77777777" w:rsidR="00F2092E" w:rsidRPr="00AB3D2F" w:rsidRDefault="00F2092E" w:rsidP="00F2092E">
      <w:pPr>
        <w:spacing w:line="360" w:lineRule="auto"/>
        <w:rPr>
          <w:sz w:val="24"/>
          <w:szCs w:val="24"/>
        </w:rPr>
      </w:pPr>
      <w:r w:rsidRPr="00AB3D2F">
        <w:rPr>
          <w:sz w:val="24"/>
          <w:szCs w:val="24"/>
        </w:rPr>
        <w:t xml:space="preserve">More recently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204D81CF" w14:textId="77777777" w:rsidR="00F2092E" w:rsidRPr="00AB3D2F" w:rsidRDefault="00F2092E" w:rsidP="00F2092E">
      <w:pPr>
        <w:spacing w:line="360" w:lineRule="auto"/>
        <w:rPr>
          <w:sz w:val="24"/>
          <w:szCs w:val="24"/>
        </w:rPr>
      </w:pPr>
      <w:r w:rsidRPr="00AB3D2F">
        <w:rPr>
          <w:sz w:val="24"/>
          <w:szCs w:val="24"/>
        </w:rPr>
        <w:t xml:space="preserve">The effect included by the commission, is that people in terminated positions will experience a higher exit rate when lowering the level of income insurance, thereby more people will go into employment before joining the income insurance program. The three other effects that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argues should be added into the model are the following: </w:t>
      </w:r>
    </w:p>
    <w:p w14:paraId="5879AD93" w14:textId="77777777" w:rsidR="00F2092E" w:rsidRPr="00AB3D2F" w:rsidRDefault="00F2092E" w:rsidP="00F2092E">
      <w:pPr>
        <w:spacing w:line="360" w:lineRule="auto"/>
        <w:rPr>
          <w:sz w:val="24"/>
          <w:szCs w:val="24"/>
        </w:rPr>
      </w:pPr>
      <w:r w:rsidRPr="00AB3D2F">
        <w:rPr>
          <w:sz w:val="24"/>
          <w:szCs w:val="24"/>
        </w:rPr>
        <w:t xml:space="preserve">First,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4F04D644" w14:textId="77777777" w:rsidR="00F2092E" w:rsidRPr="00AB3D2F" w:rsidRDefault="00F2092E" w:rsidP="00F2092E">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which will be discussed in section 3. </w:t>
      </w:r>
    </w:p>
    <w:p w14:paraId="079CBDD5" w14:textId="77777777" w:rsidR="00F2092E" w:rsidRPr="00AB3D2F" w:rsidRDefault="00F2092E" w:rsidP="00F2092E">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w:t>
      </w:r>
      <w:r w:rsidRPr="00AB3D2F">
        <w:rPr>
          <w:sz w:val="24"/>
          <w:szCs w:val="24"/>
        </w:rPr>
        <w:lastRenderedPageBreak/>
        <w:t xml:space="preserve">individual’s expected reaction to </w:t>
      </w:r>
      <w:r>
        <w:rPr>
          <w:sz w:val="24"/>
          <w:szCs w:val="24"/>
        </w:rPr>
        <w:t xml:space="preserve">a </w:t>
      </w:r>
      <w:r w:rsidRPr="00AB3D2F">
        <w:rPr>
          <w:sz w:val="24"/>
          <w:szCs w:val="24"/>
        </w:rPr>
        <w:t xml:space="preserve">change in the income insurance program. As will be seen in the next section, newer literature will be presented having a larger focus of the aggregate effects of changes in the income insurance program. Before presenting this newer literature, we will give a more detailed description of the income insurance model build by the IS-commission, as the result of this model gives an idea of the micro elasticity of income insurance on unemployment for Denmark. </w:t>
      </w:r>
    </w:p>
    <w:p w14:paraId="1F56C04A" w14:textId="77777777" w:rsidR="008F5FCC" w:rsidRPr="008F5FCC" w:rsidRDefault="008F5FCC" w:rsidP="008F5FCC"/>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2"/>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w:t>
      </w:r>
      <w:r w:rsidR="0099039F" w:rsidRPr="00AB3D2F">
        <w:rPr>
          <w:sz w:val="24"/>
          <w:szCs w:val="24"/>
        </w:rPr>
        <w:lastRenderedPageBreak/>
        <w:t xml:space="preserve">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2"/>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2"/>
      <w:r w:rsidR="00360517" w:rsidRPr="00AB3D2F">
        <w:rPr>
          <w:rStyle w:val="Kommentarhenvisning"/>
          <w:sz w:val="24"/>
          <w:szCs w:val="24"/>
        </w:rPr>
        <w:commentReference w:id="12"/>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3"/>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3"/>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3"/>
      <w:r w:rsidR="00360517" w:rsidRPr="00AB3D2F">
        <w:rPr>
          <w:rStyle w:val="Kommentarhenvisning"/>
          <w:sz w:val="24"/>
          <w:szCs w:val="24"/>
        </w:rPr>
        <w:commentReference w:id="13"/>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based on American retrospective data from 1975. This lack of empirical evidence leads to the large number of critics presented in section 2 towards the </w:t>
      </w:r>
      <w:r w:rsidR="00362B72" w:rsidRPr="00AB3D2F">
        <w:rPr>
          <w:sz w:val="24"/>
          <w:szCs w:val="24"/>
        </w:rPr>
        <w:lastRenderedPageBreak/>
        <w:t>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4"/>
      <w:commentRangeStart w:id="15"/>
      <w:commentRangeStart w:id="16"/>
      <w:r>
        <w:t>Macroeconomic effects</w:t>
      </w:r>
      <w:commentRangeEnd w:id="14"/>
      <w:r w:rsidR="00C66184">
        <w:rPr>
          <w:rStyle w:val="Kommentarhenvisning"/>
          <w:rFonts w:asciiTheme="minorHAnsi" w:eastAsiaTheme="minorHAnsi" w:hAnsiTheme="minorHAnsi" w:cstheme="minorBidi"/>
          <w:color w:val="auto"/>
        </w:rPr>
        <w:commentReference w:id="14"/>
      </w:r>
      <w:commentRangeEnd w:id="15"/>
      <w:r w:rsidR="00C66184">
        <w:rPr>
          <w:rStyle w:val="Kommentarhenvisning"/>
          <w:rFonts w:asciiTheme="minorHAnsi" w:eastAsiaTheme="minorHAnsi" w:hAnsiTheme="minorHAnsi" w:cstheme="minorBidi"/>
          <w:color w:val="auto"/>
        </w:rPr>
        <w:commentReference w:id="15"/>
      </w:r>
      <w:commentRangeEnd w:id="16"/>
      <w:r w:rsidR="00C66184">
        <w:rPr>
          <w:rStyle w:val="Kommentarhenvisning"/>
          <w:rFonts w:asciiTheme="minorHAnsi" w:eastAsiaTheme="minorHAnsi" w:hAnsiTheme="minorHAnsi" w:cstheme="minorBidi"/>
          <w:color w:val="auto"/>
        </w:rPr>
        <w:commentReference w:id="16"/>
      </w:r>
    </w:p>
    <w:p w14:paraId="27C3D981" w14:textId="1421E51C" w:rsidR="00E33DD6" w:rsidRDefault="00E33DD6" w:rsidP="004D12B6"/>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30160873" w:rsidR="00503232" w:rsidRPr="002F502B" w:rsidRDefault="00503232" w:rsidP="002F502B">
      <w:pPr>
        <w:spacing w:line="360" w:lineRule="auto"/>
        <w:rPr>
          <w:sz w:val="24"/>
          <w:szCs w:val="24"/>
        </w:rPr>
      </w:pPr>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759E9641"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lastRenderedPageBreak/>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7"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7"/>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 xml:space="preserve">experience no or a lower increase depending on whether the increase in the maximum level of </w:t>
      </w:r>
      <w:r w:rsidR="00EC5CB9">
        <w:rPr>
          <w:rFonts w:cstheme="minorHAnsi"/>
          <w:sz w:val="24"/>
          <w:szCs w:val="24"/>
        </w:rPr>
        <w:lastRenderedPageBreak/>
        <w:t>income insurance is because of higher wages</w:t>
      </w:r>
      <w:r w:rsidR="00EC5CB9" w:rsidRPr="00967F45">
        <w:rPr>
          <w:rStyle w:val="Fodnotehenvisning"/>
        </w:rPr>
        <w:footnoteReference w:id="4"/>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5"/>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lastRenderedPageBreak/>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w:t>
      </w:r>
      <w:r w:rsidR="00D539ED" w:rsidRPr="00AC0541">
        <w:rPr>
          <w:sz w:val="24"/>
          <w:szCs w:val="24"/>
        </w:rPr>
        <w:lastRenderedPageBreak/>
        <w:t>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8" w:name="_Ref119756235"/>
      <w:r>
        <w:t xml:space="preserve">Figure </w:t>
      </w:r>
      <w:fldSimple w:instr=" SEQ Figure \* ARABIC ">
        <w:r w:rsidR="007C0476">
          <w:rPr>
            <w:noProof/>
          </w:rPr>
          <w:t>4</w:t>
        </w:r>
      </w:fldSimple>
      <w:bookmarkEnd w:id="1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19"/>
      <w:commentRangeStart w:id="20"/>
      <w:commentRangeStart w:id="21"/>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19"/>
      <w:r w:rsidR="003C0301">
        <w:rPr>
          <w:rStyle w:val="Kommentarhenvisning"/>
        </w:rPr>
        <w:commentReference w:id="19"/>
      </w:r>
      <w:commentRangeEnd w:id="20"/>
      <w:r w:rsidR="003C0301">
        <w:rPr>
          <w:rStyle w:val="Kommentarhenvisning"/>
        </w:rPr>
        <w:commentReference w:id="20"/>
      </w:r>
      <w:commentRangeEnd w:id="21"/>
      <w:r w:rsidR="000876FC">
        <w:rPr>
          <w:rStyle w:val="Kommentarhenvisning"/>
        </w:rPr>
        <w:commentReference w:id="21"/>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w:t>
      </w:r>
      <w:r w:rsidR="00BE0CFC" w:rsidRPr="00AC0541">
        <w:rPr>
          <w:sz w:val="24"/>
          <w:szCs w:val="24"/>
        </w:rPr>
        <w:lastRenderedPageBreak/>
        <w:t xml:space="preserve">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6"/>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967C56" w:rsidRPr="00934626">
        <w:rPr>
          <w:sz w:val="24"/>
          <w:szCs w:val="24"/>
        </w:rPr>
        <w:lastRenderedPageBreak/>
        <w:t xml:space="preserve">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7"/>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06968CFD" w:rsidR="003A3E3B" w:rsidRDefault="003A3E3B" w:rsidP="003A3E3B">
      <w:pPr>
        <w:pStyle w:val="Billedtekst"/>
        <w:keepNext/>
      </w:pPr>
      <w:bookmarkStart w:id="22" w:name="_Ref119756278"/>
      <w:r>
        <w:t xml:space="preserve">Figure </w:t>
      </w:r>
      <w:fldSimple w:instr=" SEQ Figure \* ARABIC ">
        <w:r w:rsidR="007C0476">
          <w:rPr>
            <w:noProof/>
          </w:rPr>
          <w:t>5</w:t>
        </w:r>
      </w:fldSimple>
      <w:bookmarkEnd w:id="22"/>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23"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23"/>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24"/>
      <w:r w:rsidR="001A7BAE" w:rsidRPr="00AC0541">
        <w:rPr>
          <w:sz w:val="24"/>
          <w:szCs w:val="24"/>
        </w:rPr>
        <w:t>wages</w:t>
      </w:r>
      <w:commentRangeEnd w:id="24"/>
      <w:r w:rsidR="00BF11E0" w:rsidRPr="00AC0541">
        <w:rPr>
          <w:rStyle w:val="Kommentarhenvisning"/>
          <w:sz w:val="24"/>
          <w:szCs w:val="24"/>
        </w:rPr>
        <w:commentReference w:id="24"/>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5"/>
      <w:commentRangeStart w:id="26"/>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5"/>
      <w:r w:rsidR="00D74D8E" w:rsidRPr="00AC0541">
        <w:rPr>
          <w:rStyle w:val="Kommentarhenvisning"/>
          <w:sz w:val="24"/>
          <w:szCs w:val="24"/>
        </w:rPr>
        <w:commentReference w:id="25"/>
      </w:r>
      <w:commentRangeEnd w:id="26"/>
      <w:r w:rsidR="009705F4" w:rsidRPr="00AC0541">
        <w:rPr>
          <w:rStyle w:val="Kommentarhenvisning"/>
          <w:sz w:val="24"/>
          <w:szCs w:val="24"/>
        </w:rPr>
        <w:commentReference w:id="26"/>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7"/>
      <w:commentRangeStart w:id="28"/>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7"/>
      <w:commentRangeEnd w:id="28"/>
      <w:r w:rsidR="00D74D8E" w:rsidRPr="00AC0541">
        <w:rPr>
          <w:rStyle w:val="Kommentarhenvisning"/>
          <w:sz w:val="24"/>
          <w:szCs w:val="24"/>
        </w:rPr>
        <w:commentReference w:id="27"/>
      </w:r>
      <w:r w:rsidR="0075087B" w:rsidRPr="00AC0541">
        <w:rPr>
          <w:rStyle w:val="Kommentarhenvisning"/>
          <w:sz w:val="24"/>
          <w:szCs w:val="24"/>
        </w:rPr>
        <w:commentReference w:id="28"/>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8"/>
      </w:r>
      <w:r w:rsidR="008E3678">
        <w:rPr>
          <w:sz w:val="24"/>
          <w:szCs w:val="24"/>
        </w:rPr>
        <w:t xml:space="preserve">.  </w:t>
      </w:r>
      <w:commentRangeStart w:id="29"/>
      <w:commentRangeStart w:id="30"/>
      <w:commentRangeStart w:id="31"/>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9"/>
      <w:r w:rsidR="00D74D8E" w:rsidRPr="00AC0541">
        <w:rPr>
          <w:rStyle w:val="Kommentarhenvisning"/>
          <w:sz w:val="24"/>
          <w:szCs w:val="24"/>
        </w:rPr>
        <w:commentReference w:id="29"/>
      </w:r>
      <w:commentRangeEnd w:id="30"/>
      <w:r w:rsidR="008E3678">
        <w:rPr>
          <w:rStyle w:val="Kommentarhenvisning"/>
        </w:rPr>
        <w:commentReference w:id="30"/>
      </w:r>
      <w:commentRangeEnd w:id="31"/>
      <w:r w:rsidR="00904699">
        <w:rPr>
          <w:rStyle w:val="Kommentarhenvisning"/>
        </w:rPr>
        <w:commentReference w:id="31"/>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32"/>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32"/>
      <w:r w:rsidR="00EB209C" w:rsidRPr="00AC0541">
        <w:rPr>
          <w:rStyle w:val="Kommentarhenvisning"/>
          <w:sz w:val="24"/>
          <w:szCs w:val="24"/>
        </w:rPr>
        <w:commentReference w:id="32"/>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33"/>
      <w:commentRangeStart w:id="34"/>
      <w:commentRangeStart w:id="35"/>
      <w:commentRangeStart w:id="36"/>
      <w:r w:rsidRPr="00AC0541">
        <w:rPr>
          <w:sz w:val="24"/>
          <w:szCs w:val="24"/>
        </w:rPr>
        <w:t xml:space="preserve">approximately 150 </w:t>
      </w:r>
      <w:commentRangeEnd w:id="33"/>
      <w:r w:rsidR="00A36179" w:rsidRPr="00AC0541">
        <w:rPr>
          <w:rStyle w:val="Kommentarhenvisning"/>
          <w:sz w:val="24"/>
          <w:szCs w:val="24"/>
        </w:rPr>
        <w:commentReference w:id="33"/>
      </w:r>
      <w:commentRangeEnd w:id="34"/>
      <w:r w:rsidR="00617DDD">
        <w:rPr>
          <w:rStyle w:val="Kommentarhenvisning"/>
        </w:rPr>
        <w:commentReference w:id="34"/>
      </w:r>
      <w:commentRangeEnd w:id="35"/>
      <w:r w:rsidR="00724E4C">
        <w:rPr>
          <w:rStyle w:val="Kommentarhenvisning"/>
        </w:rPr>
        <w:commentReference w:id="35"/>
      </w:r>
      <w:commentRangeEnd w:id="36"/>
      <w:r w:rsidR="009042A8">
        <w:rPr>
          <w:rStyle w:val="Kommentarhenvisning"/>
        </w:rPr>
        <w:commentReference w:id="36"/>
      </w:r>
      <w:r w:rsidRPr="00AC0541">
        <w:rPr>
          <w:sz w:val="24"/>
          <w:szCs w:val="24"/>
        </w:rPr>
        <w:t xml:space="preserve">people in this </w:t>
      </w:r>
      <w:commentRangeStart w:id="37"/>
      <w:r w:rsidRPr="00AC0541">
        <w:rPr>
          <w:sz w:val="24"/>
          <w:szCs w:val="24"/>
        </w:rPr>
        <w:t>scenario</w:t>
      </w:r>
      <w:r w:rsidR="00845283" w:rsidRPr="00967F45">
        <w:rPr>
          <w:rStyle w:val="Fodnotehenvisning"/>
        </w:rPr>
        <w:footnoteReference w:id="11"/>
      </w:r>
      <w:r w:rsidRPr="00AC0541">
        <w:rPr>
          <w:sz w:val="24"/>
          <w:szCs w:val="24"/>
        </w:rPr>
        <w:t xml:space="preserve">. In </w:t>
      </w:r>
      <w:commentRangeEnd w:id="37"/>
      <w:r w:rsidR="00BD4800">
        <w:rPr>
          <w:rStyle w:val="Kommentarhenvisning"/>
        </w:rPr>
        <w:commentReference w:id="37"/>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8" w:name="_Ref119913315"/>
      <w:r>
        <w:t xml:space="preserve">Section 5: </w:t>
      </w:r>
      <w:r w:rsidR="00BF3FA4">
        <w:t>Discussion</w:t>
      </w:r>
      <w:bookmarkEnd w:id="38"/>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4"/>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9"/>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9"/>
      <w:r w:rsidR="00BD4800" w:rsidRPr="0027369B">
        <w:rPr>
          <w:rStyle w:val="Kommentarhenvisning"/>
          <w:rFonts w:asciiTheme="minorHAnsi" w:hAnsiTheme="minorHAnsi" w:cstheme="minorHAnsi"/>
          <w:sz w:val="24"/>
          <w:szCs w:val="24"/>
        </w:rPr>
        <w:commentReference w:id="39"/>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5"/>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C37CF90"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6"/>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w:t>
      </w:r>
      <w:r w:rsidR="00662931" w:rsidRPr="00847BCD">
        <w:rPr>
          <w:sz w:val="24"/>
          <w:szCs w:val="24"/>
        </w:rPr>
        <w:lastRenderedPageBreak/>
        <w:t>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EF745E5"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7"/>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w:t>
      </w:r>
      <w:r w:rsidR="005A1A86" w:rsidRPr="003642BF">
        <w:rPr>
          <w:sz w:val="24"/>
          <w:szCs w:val="24"/>
        </w:rPr>
        <w:lastRenderedPageBreak/>
        <w:t xml:space="preserv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8"/>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19"/>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40"/>
      <w:commentRangeStart w:id="41"/>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40"/>
      <w:r w:rsidR="008417CA">
        <w:rPr>
          <w:rStyle w:val="Kommentarhenvisning"/>
        </w:rPr>
        <w:commentReference w:id="40"/>
      </w:r>
      <w:commentRangeEnd w:id="41"/>
      <w:r w:rsidR="00C053D9">
        <w:rPr>
          <w:rStyle w:val="Kommentarhenvisning"/>
        </w:rPr>
        <w:commentReference w:id="41"/>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0"/>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sidRPr="00967F45">
        <w:rPr>
          <w:rStyle w:val="Fodnotehenvisning"/>
        </w:rPr>
        <w:footnoteReference w:id="21"/>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2"/>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6607BFE3"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sidR="00DC2777" w:rsidRPr="006800FF">
        <w:rPr>
          <w:rStyle w:val="cf01"/>
          <w:rFonts w:asciiTheme="minorHAnsi" w:hAnsiTheme="minorHAnsi" w:cstheme="minorHAnsi"/>
          <w:sz w:val="24"/>
          <w:szCs w:val="24"/>
        </w:rPr>
        <w:t xml:space="preserve"> include</w:t>
      </w:r>
      <w:r w:rsidR="00DC2777" w:rsidRPr="006800FF">
        <w:rPr>
          <w:rStyle w:val="cf01"/>
          <w:rFonts w:asciiTheme="minorHAnsi" w:hAnsiTheme="minorHAnsi" w:cstheme="minorHAnsi"/>
          <w:sz w:val="24"/>
          <w:szCs w:val="24"/>
        </w:rPr>
        <w:t xml:space="preserv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6800FF">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6800FF" w:rsidRPr="006800FF">
        <w:rPr>
          <w:rStyle w:val="cf01"/>
          <w:rFonts w:asciiTheme="minorHAnsi" w:hAnsiTheme="minorHAnsi" w:cstheme="minorHAnsi"/>
          <w:noProof/>
          <w:sz w:val="24"/>
          <w:szCs w:val="24"/>
        </w:rPr>
        <w:t>(Andersen et al., 2015; De Økonomiske Råd,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 </w:t>
      </w:r>
      <w:r w:rsidR="007F1377"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sidRPr="006800FF">
        <w:rPr>
          <w:rFonts w:cstheme="minorHAnsi"/>
          <w:sz w:val="24"/>
          <w:szCs w:val="24"/>
        </w:rPr>
        <w:fldChar w:fldCharType="separate"/>
      </w:r>
      <w:r w:rsidR="007F1377" w:rsidRPr="006800FF">
        <w:rPr>
          <w:rFonts w:cstheme="minorHAnsi"/>
          <w:noProof/>
          <w:sz w:val="24"/>
          <w:szCs w:val="24"/>
        </w:rPr>
        <w:t>(De Økonomiske Råd, 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e will also look towards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A0271D" w:rsidRPr="006800FF">
        <w:rPr>
          <w:rFonts w:cstheme="minorHAnsi"/>
          <w:sz w:val="24"/>
          <w:szCs w:val="24"/>
        </w:rPr>
        <w:t xml:space="preserve">as argued by </w:t>
      </w:r>
      <w:r w:rsidR="00D85753"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sidRPr="006800FF">
        <w:rPr>
          <w:rFonts w:cstheme="minorHAnsi"/>
          <w:sz w:val="24"/>
          <w:szCs w:val="24"/>
        </w:rPr>
        <w:fldChar w:fldCharType="separate"/>
      </w:r>
      <w:r w:rsidR="00D85753" w:rsidRPr="006800FF">
        <w:rPr>
          <w:rFonts w:cstheme="minorHAnsi"/>
          <w:noProof/>
          <w:sz w:val="24"/>
          <w:szCs w:val="24"/>
        </w:rPr>
        <w:t>(Aastrup, 2018; Fagbevægelsens Hovedorganisation, 2021; Jensen,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45680578"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w:t>
      </w:r>
      <w:r w:rsidRPr="006800FF">
        <w:rPr>
          <w:rStyle w:val="cf01"/>
          <w:rFonts w:asciiTheme="minorHAnsi" w:hAnsiTheme="minorHAnsi" w:cstheme="minorHAnsi"/>
          <w:sz w:val="24"/>
          <w:szCs w:val="24"/>
        </w:rPr>
        <w:t xml:space="preserve"> answer given by the ministry of labor above </w:t>
      </w:r>
      <w:r w:rsidRPr="006800FF">
        <w:rPr>
          <w:rStyle w:val="cf01"/>
          <w:rFonts w:asciiTheme="minorHAnsi" w:hAnsiTheme="minorHAnsi" w:cstheme="minorHAnsi"/>
          <w:sz w:val="24"/>
          <w:szCs w:val="24"/>
        </w:rPr>
        <w:t>to</w:t>
      </w:r>
      <w:r w:rsidRPr="006800FF">
        <w:rPr>
          <w:rStyle w:val="cf01"/>
          <w:rFonts w:asciiTheme="minorHAnsi" w:hAnsiTheme="minorHAnsi" w:cstheme="minorHAnsi"/>
          <w:sz w:val="24"/>
          <w:szCs w:val="24"/>
        </w:rPr>
        <w:t xml:space="preserve"> calculate three different measures of the micro elasticity. First</w:t>
      </w:r>
      <w:r w:rsidRPr="006800FF">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use</w:t>
      </w:r>
      <w:r w:rsidRPr="006800FF">
        <w:rPr>
          <w:rStyle w:val="cf01"/>
          <w:rFonts w:asciiTheme="minorHAnsi" w:hAnsiTheme="minorHAnsi" w:cstheme="minorHAnsi"/>
          <w:sz w:val="24"/>
          <w:szCs w:val="24"/>
        </w:rPr>
        <w:t xml:space="preserve"> the estimates given by the </w:t>
      </w:r>
      <w:r w:rsidRPr="006800FF">
        <w:rPr>
          <w:rStyle w:val="cf01"/>
          <w:rFonts w:asciiTheme="minorHAnsi" w:hAnsiTheme="minorHAnsi" w:cstheme="minorHAnsi"/>
          <w:sz w:val="24"/>
          <w:szCs w:val="24"/>
        </w:rPr>
        <w:t>ministry</w:t>
      </w:r>
      <w:r w:rsidRPr="006800FF">
        <w:rPr>
          <w:rStyle w:val="cf01"/>
          <w:rFonts w:asciiTheme="minorHAnsi" w:hAnsiTheme="minorHAnsi" w:cstheme="minorHAnsi"/>
          <w:sz w:val="24"/>
          <w:szCs w:val="24"/>
        </w:rPr>
        <w:t xml:space="preserve"> of labor where a 2.25% increase in the level of income insurance increases unemployment by 2900 people </w:t>
      </w:r>
      <w:r w:rsidRPr="006800FF">
        <w:rPr>
          <w:rStyle w:val="cf01"/>
          <w:rFonts w:asciiTheme="minorHAnsi" w:hAnsiTheme="minorHAnsi" w:cstheme="minorHAnsi"/>
          <w:sz w:val="24"/>
          <w:szCs w:val="24"/>
        </w:rPr>
        <w:t>resulting in a</w:t>
      </w:r>
      <w:r w:rsidRPr="006800FF">
        <w:rPr>
          <w:rStyle w:val="cf01"/>
          <w:rFonts w:asciiTheme="minorHAnsi" w:hAnsiTheme="minorHAnsi" w:cstheme="minorHAnsi"/>
          <w:sz w:val="24"/>
          <w:szCs w:val="24"/>
        </w:rPr>
        <w:t xml:space="preserve"> micro elasticity </w:t>
      </w:r>
      <w:r w:rsidRPr="006800FF">
        <w:rPr>
          <w:rStyle w:val="cf01"/>
          <w:rFonts w:asciiTheme="minorHAnsi" w:hAnsiTheme="minorHAnsi" w:cstheme="minorHAnsi"/>
          <w:sz w:val="24"/>
          <w:szCs w:val="24"/>
        </w:rPr>
        <w:t>of</w:t>
      </w:r>
      <w:r w:rsidRPr="006800FF">
        <w:rPr>
          <w:rStyle w:val="cf01"/>
          <w:rFonts w:asciiTheme="minorHAnsi" w:hAnsiTheme="minorHAnsi" w:cstheme="minorHAnsi"/>
          <w:sz w:val="24"/>
          <w:szCs w:val="24"/>
        </w:rPr>
        <w:t xml:space="preserve"> 0.66. Second</w:t>
      </w:r>
      <w:r w:rsidRPr="006800FF">
        <w:rPr>
          <w:rStyle w:val="cf01"/>
          <w:rFonts w:asciiTheme="minorHAnsi" w:hAnsiTheme="minorHAnsi" w:cstheme="minorHAnsi"/>
          <w:sz w:val="24"/>
          <w:szCs w:val="24"/>
        </w:rPr>
        <w:t>, we use</w:t>
      </w:r>
      <w:r w:rsidRPr="006800FF">
        <w:rPr>
          <w:rStyle w:val="cf01"/>
          <w:rFonts w:asciiTheme="minorHAnsi" w:hAnsiTheme="minorHAnsi" w:cstheme="minorHAnsi"/>
          <w:sz w:val="24"/>
          <w:szCs w:val="24"/>
        </w:rPr>
        <w:t xml:space="preserve"> the argumentation from </w:t>
      </w:r>
      <w:r w:rsidRPr="006800FF">
        <w:rPr>
          <w:rStyle w:val="cf01"/>
          <w:rFonts w:asciiTheme="minorHAnsi" w:hAnsiTheme="minorHAnsi" w:cstheme="minorHAnsi"/>
          <w:sz w:val="24"/>
          <w:szCs w:val="24"/>
        </w:rPr>
        <w:fldChar w:fldCharType="begin" w:fldLock="1"/>
      </w:r>
      <w:r w:rsidR="00930F4D">
        <w:rPr>
          <w:rStyle w:val="cf01"/>
          <w:rFonts w:asciiTheme="minorHAnsi" w:hAnsiTheme="minorHAnsi"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Pr="006800FF">
        <w:rPr>
          <w:rStyle w:val="cf01"/>
          <w:rFonts w:asciiTheme="minorHAnsi" w:hAnsiTheme="minorHAnsi" w:cstheme="minorHAnsi"/>
          <w:noProof/>
          <w:sz w:val="24"/>
          <w:szCs w:val="24"/>
        </w:rPr>
        <w:t>(De Økonomiske Råd, 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w:t>
      </w:r>
      <w:r w:rsidRPr="006800FF">
        <w:rPr>
          <w:rStyle w:val="cf01"/>
          <w:rFonts w:asciiTheme="minorHAnsi" w:hAnsiTheme="minorHAnsi" w:cstheme="minorHAnsi"/>
          <w:sz w:val="24"/>
          <w:szCs w:val="24"/>
        </w:rPr>
        <w:t xml:space="preserve">lowering the effect on the approach rate to half the size, the same increase in the level of income </w:t>
      </w:r>
      <w:r w:rsidRPr="006800FF">
        <w:rPr>
          <w:rStyle w:val="cf01"/>
          <w:rFonts w:asciiTheme="minorHAnsi" w:hAnsiTheme="minorHAnsi" w:cstheme="minorHAnsi"/>
          <w:sz w:val="24"/>
          <w:szCs w:val="24"/>
        </w:rPr>
        <w:t>insurance</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 xml:space="preserve">now only </w:t>
      </w:r>
      <w:r w:rsidRPr="006800FF">
        <w:rPr>
          <w:rStyle w:val="cf01"/>
          <w:rFonts w:asciiTheme="minorHAnsi" w:hAnsiTheme="minorHAnsi" w:cstheme="minorHAnsi"/>
          <w:sz w:val="24"/>
          <w:szCs w:val="24"/>
        </w:rPr>
        <w:t>increase unemployment by 2250 people reducing the estimate of the micro elasticity to 0.51. Lastly, when removing the effect on the approach rate</w:t>
      </w:r>
      <w:r w:rsidRPr="006800FF">
        <w:rPr>
          <w:rStyle w:val="cf01"/>
          <w:rFonts w:asciiTheme="minorHAnsi" w:hAnsiTheme="minorHAnsi" w:cstheme="minorHAnsi"/>
          <w:sz w:val="24"/>
          <w:szCs w:val="24"/>
        </w:rPr>
        <w:t xml:space="preserve"> entirely</w:t>
      </w:r>
      <w:r w:rsidRPr="006800FF">
        <w:rPr>
          <w:rStyle w:val="cf01"/>
          <w:rFonts w:asciiTheme="minorHAnsi" w:hAnsiTheme="minorHAnsi" w:cstheme="minorHAnsi"/>
          <w:sz w:val="24"/>
          <w:szCs w:val="24"/>
        </w:rPr>
        <w:t>, we find the increas</w:t>
      </w:r>
      <w:r w:rsidRPr="006800FF">
        <w:rPr>
          <w:rStyle w:val="cf01"/>
          <w:rFonts w:asciiTheme="minorHAnsi" w:hAnsiTheme="minorHAnsi" w:cstheme="minorHAnsi"/>
          <w:sz w:val="24"/>
          <w:szCs w:val="24"/>
        </w:rPr>
        <w:t>e</w:t>
      </w:r>
      <w:r w:rsidRPr="006800FF">
        <w:rPr>
          <w:rStyle w:val="cf01"/>
          <w:rFonts w:asciiTheme="minorHAnsi" w:hAnsiTheme="minorHAnsi" w:cstheme="minorHAnsi"/>
          <w:sz w:val="24"/>
          <w:szCs w:val="24"/>
        </w:rPr>
        <w:t xml:space="preserve"> in unemployment to be of 1600 people, further reducing the micro elasticity to 0.36.</w:t>
      </w:r>
    </w:p>
    <w:p w14:paraId="72E925B0" w14:textId="3A606ACF"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w:t>
      </w:r>
      <w:r w:rsidR="00305EB0" w:rsidRPr="00C44380">
        <w:rPr>
          <w:sz w:val="24"/>
          <w:szCs w:val="24"/>
        </w:rPr>
        <w:lastRenderedPageBreak/>
        <w:t>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42"/>
      <w:commentRangeStart w:id="43"/>
      <w:r w:rsidR="00305EB0" w:rsidRPr="00C44380">
        <w:rPr>
          <w:sz w:val="24"/>
          <w:szCs w:val="24"/>
        </w:rPr>
        <w:t>0.</w:t>
      </w:r>
      <w:r w:rsidR="00E334EE">
        <w:rPr>
          <w:sz w:val="24"/>
          <w:szCs w:val="24"/>
        </w:rPr>
        <w:t>3</w:t>
      </w:r>
      <w:r w:rsidR="00305EB0" w:rsidRPr="00C44380">
        <w:rPr>
          <w:sz w:val="24"/>
          <w:szCs w:val="24"/>
        </w:rPr>
        <w:t>5-0.</w:t>
      </w:r>
      <w:commentRangeEnd w:id="42"/>
      <w:r w:rsidR="00E334EE">
        <w:rPr>
          <w:sz w:val="24"/>
          <w:szCs w:val="24"/>
        </w:rPr>
        <w:t>4</w:t>
      </w:r>
      <w:r w:rsidR="00BF3FA4" w:rsidRPr="00C44380">
        <w:rPr>
          <w:rStyle w:val="Kommentarhenvisning"/>
        </w:rPr>
        <w:commentReference w:id="42"/>
      </w:r>
      <w:commentRangeEnd w:id="43"/>
      <w:r w:rsidR="00BF3FA4" w:rsidRPr="00C44380">
        <w:rPr>
          <w:rStyle w:val="Kommentarhenvisning"/>
        </w:rPr>
        <w:commentReference w:id="43"/>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0740D49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3"/>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lastRenderedPageBreak/>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07E09672"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6800F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w:t>
      </w:r>
      <w:r>
        <w:rPr>
          <w:rFonts w:eastAsiaTheme="minorEastAsia" w:cstheme="minorHAnsi"/>
          <w:sz w:val="24"/>
          <w:szCs w:val="24"/>
        </w:rPr>
        <w:lastRenderedPageBreak/>
        <w:t xml:space="preserve">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05A94482"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4"/>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49B5DDAF" w:rsidR="00CB3248"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61064DBA" w14:textId="49E0B987" w:rsidR="006800FF" w:rsidRDefault="006800FF" w:rsidP="00D67ABC">
      <w:pPr>
        <w:spacing w:line="360" w:lineRule="auto"/>
        <w:rPr>
          <w:rFonts w:eastAsiaTheme="minorEastAsia" w:cstheme="minorHAnsi"/>
          <w:sz w:val="24"/>
          <w:szCs w:val="24"/>
        </w:rPr>
      </w:pPr>
    </w:p>
    <w:p w14:paraId="4D3A4B88" w14:textId="77777777" w:rsidR="006800FF" w:rsidRPr="009111C1" w:rsidRDefault="006800FF" w:rsidP="00D67ABC">
      <w:pPr>
        <w:spacing w:line="360" w:lineRule="auto"/>
        <w:rPr>
          <w:rFonts w:eastAsiaTheme="minorEastAsia" w:cstheme="minorHAnsi"/>
          <w:sz w:val="24"/>
          <w:szCs w:val="24"/>
        </w:rPr>
      </w:pP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4"/>
      <w:r w:rsidR="000979F6">
        <w:rPr>
          <w:rFonts w:eastAsiaTheme="minorEastAsia" w:cstheme="minorHAnsi"/>
          <w:sz w:val="24"/>
          <w:szCs w:val="24"/>
        </w:rPr>
        <w:t xml:space="preserve">0.41 </w:t>
      </w:r>
      <w:commentRangeEnd w:id="44"/>
      <w:r w:rsidR="000979F6">
        <w:rPr>
          <w:rStyle w:val="Kommentarhenvisning"/>
        </w:rPr>
        <w:commentReference w:id="44"/>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w:t>
      </w:r>
      <w:r w:rsidR="00F00A78">
        <w:rPr>
          <w:rFonts w:eastAsiaTheme="minorEastAsia" w:cstheme="minorHAnsi"/>
          <w:sz w:val="24"/>
          <w:szCs w:val="24"/>
        </w:rPr>
        <w:lastRenderedPageBreak/>
        <w:t>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1C280C57"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 xml:space="preserve">effect on demand, wages, </w:t>
      </w:r>
      <w:r w:rsidR="000F139B" w:rsidRPr="007B17B8">
        <w:rPr>
          <w:sz w:val="24"/>
          <w:szCs w:val="24"/>
        </w:rPr>
        <w:lastRenderedPageBreak/>
        <w:t>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xml:space="preserve">. Using the effects from the income insurance model we find the micro elasticity to be 0.66, using the newer literature presented by </w:t>
      </w:r>
      <w:r w:rsidR="00B22025">
        <w:rPr>
          <w:sz w:val="24"/>
          <w:szCs w:val="24"/>
        </w:rPr>
        <w:fldChar w:fldCharType="begin" w:fldLock="1"/>
      </w:r>
      <w:r w:rsidR="00A22D11">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22025">
        <w:rPr>
          <w:sz w:val="24"/>
          <w:szCs w:val="24"/>
        </w:rPr>
        <w:fldChar w:fldCharType="separate"/>
      </w:r>
      <w:r w:rsidR="00B22025" w:rsidRPr="00B22025">
        <w:rPr>
          <w:noProof/>
          <w:sz w:val="24"/>
          <w:szCs w:val="24"/>
        </w:rPr>
        <w:t>(De Økonomiske Råd, 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r w:rsidR="00930F4D">
        <w:rPr>
          <w:sz w:val="24"/>
          <w:szCs w:val="24"/>
        </w:rPr>
        <w:fldChar w:fldCharType="begin" w:fldLock="1"/>
      </w:r>
      <w:r w:rsidR="00B22025">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930F4D">
        <w:rPr>
          <w:sz w:val="24"/>
          <w:szCs w:val="24"/>
        </w:rPr>
        <w:fldChar w:fldCharType="separate"/>
      </w:r>
      <w:r w:rsidR="00930F4D" w:rsidRPr="00930F4D">
        <w:rPr>
          <w:noProof/>
          <w:sz w:val="24"/>
          <w:szCs w:val="24"/>
        </w:rPr>
        <w:t>(Aastrup, 2018; Fagbevægelsens Hovedorganisation, 2021; Jensen, 2021)</w:t>
      </w:r>
      <w:r w:rsidR="00930F4D">
        <w:rPr>
          <w:sz w:val="24"/>
          <w:szCs w:val="24"/>
        </w:rPr>
        <w:fldChar w:fldCharType="end"/>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5"/>
      <w:commentRangeStart w:id="46"/>
      <w:r w:rsidR="00FD35A3" w:rsidRPr="007B17B8">
        <w:rPr>
          <w:sz w:val="24"/>
          <w:szCs w:val="24"/>
        </w:rPr>
        <w:t>0.35-0.</w:t>
      </w:r>
      <w:commentRangeEnd w:id="45"/>
      <w:r w:rsidR="00FD35A3" w:rsidRPr="007B17B8">
        <w:rPr>
          <w:sz w:val="24"/>
          <w:szCs w:val="24"/>
        </w:rPr>
        <w:t>4</w:t>
      </w:r>
      <w:r w:rsidR="00FD35A3" w:rsidRPr="007B17B8">
        <w:rPr>
          <w:rStyle w:val="Kommentarhenvisning"/>
          <w:sz w:val="24"/>
          <w:szCs w:val="24"/>
        </w:rPr>
        <w:commentReference w:id="45"/>
      </w:r>
      <w:commentRangeEnd w:id="46"/>
      <w:r w:rsidR="00FD35A3" w:rsidRPr="007B17B8">
        <w:rPr>
          <w:rStyle w:val="Kommentarhenvisning"/>
          <w:sz w:val="24"/>
          <w:szCs w:val="24"/>
        </w:rPr>
        <w:commentReference w:id="46"/>
      </w:r>
      <w:r w:rsidR="00F23B92">
        <w:rPr>
          <w:sz w:val="24"/>
          <w:szCs w:val="24"/>
        </w:rPr>
        <w:t>, with the wage-channel being the driving factor</w:t>
      </w:r>
      <w:r w:rsidR="00FD35A3" w:rsidRPr="007B17B8">
        <w:rPr>
          <w:sz w:val="24"/>
          <w:szCs w:val="24"/>
        </w:rPr>
        <w:t>.</w:t>
      </w:r>
    </w:p>
    <w:p w14:paraId="4A021C50" w14:textId="4B992E75"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w:t>
      </w:r>
      <w:r w:rsidR="00F20542">
        <w:rPr>
          <w:rFonts w:eastAsiaTheme="minorEastAsia" w:cstheme="minorHAnsi"/>
          <w:sz w:val="24"/>
          <w:szCs w:val="24"/>
        </w:rPr>
        <w:t>us</w:t>
      </w:r>
      <w:r w:rsidR="00F20542">
        <w:rPr>
          <w:rFonts w:eastAsiaTheme="minorEastAsia" w:cstheme="minorHAnsi"/>
          <w:sz w:val="24"/>
          <w:szCs w:val="24"/>
        </w:rPr>
        <w:t>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included in</w:t>
      </w:r>
      <w:r w:rsidR="00F20542">
        <w:rPr>
          <w:rFonts w:eastAsiaTheme="minorEastAsia" w:cstheme="minorHAnsi"/>
          <w:sz w:val="24"/>
          <w:szCs w:val="24"/>
        </w:rPr>
        <w:t xml:space="preserve">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7B4B48"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t>
      </w:r>
      <w:r>
        <w:rPr>
          <w:sz w:val="24"/>
          <w:szCs w:val="24"/>
        </w:rPr>
        <w:lastRenderedPageBreak/>
        <w:t>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70BB7C3E"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7B4B48" w:rsidRPr="007B17B8">
        <w:rPr>
          <w:sz w:val="24"/>
          <w:szCs w:val="24"/>
        </w:rPr>
        <w:t>rel</w:t>
      </w:r>
      <w:r w:rsidR="00B22025">
        <w:rPr>
          <w:sz w:val="24"/>
          <w:szCs w:val="24"/>
        </w:rPr>
        <w:t>y</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we assume the worker unions in Denmark to be capable of affecting the wages when the gap between the level of income insurance and wages is getting small. </w:t>
      </w:r>
      <w:r w:rsidR="00B23D52">
        <w:rPr>
          <w:sz w:val="24"/>
          <w:szCs w:val="24"/>
        </w:rPr>
        <w:t>Empirically</w:t>
      </w:r>
      <w:r w:rsidR="00FD35A3" w:rsidRPr="007B17B8">
        <w:rPr>
          <w:sz w:val="24"/>
          <w:szCs w:val="24"/>
        </w:rPr>
        <w:t xml:space="preserve"> we rely on the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47" w:author="Simon Thomsen" w:date="2022-11-09T11:41:00Z"/>
        </w:rPr>
      </w:pPr>
    </w:p>
    <w:p w14:paraId="74ABB717" w14:textId="7589233E" w:rsidR="00CD17D9" w:rsidRPr="00B33E3B" w:rsidRDefault="00CD17D9" w:rsidP="00CD17D9">
      <w:pPr>
        <w:pStyle w:val="Overskrift1"/>
        <w:rPr>
          <w:ins w:id="48" w:author="Simon Thomsen" w:date="2022-11-09T11:42:00Z"/>
          <w:lang w:val="da-DK"/>
        </w:rPr>
      </w:pPr>
      <w:ins w:id="49" w:author="Simon Thomsen" w:date="2022-11-09T11:42:00Z">
        <w:r w:rsidRPr="00B33E3B">
          <w:rPr>
            <w:lang w:val="da-DK"/>
          </w:rPr>
          <w:t xml:space="preserve">Reference list </w:t>
        </w:r>
      </w:ins>
    </w:p>
    <w:p w14:paraId="2919FEF5" w14:textId="7D0416A6" w:rsidR="00CD17D9" w:rsidRPr="00B33E3B" w:rsidRDefault="00CD17D9" w:rsidP="00CD17D9">
      <w:pPr>
        <w:rPr>
          <w:ins w:id="50" w:author="Simon Thomsen" w:date="2022-11-09T11:42:00Z"/>
          <w:lang w:val="da-DK"/>
        </w:rPr>
      </w:pPr>
    </w:p>
    <w:p w14:paraId="1588E7D4" w14:textId="1E1C1FD5" w:rsidR="00A22D11" w:rsidRPr="00A22D11" w:rsidRDefault="00333B3D" w:rsidP="00A22D11">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A22D11" w:rsidRPr="00A22D11">
        <w:rPr>
          <w:rFonts w:ascii="Calibri" w:hAnsi="Calibri" w:cs="Calibri"/>
          <w:noProof/>
          <w:szCs w:val="24"/>
        </w:rPr>
        <w:t xml:space="preserve">Aastrup, M. (2018). </w:t>
      </w:r>
      <w:r w:rsidR="00A22D11" w:rsidRPr="00A22D11">
        <w:rPr>
          <w:rFonts w:ascii="Calibri" w:hAnsi="Calibri" w:cs="Calibri"/>
          <w:i/>
          <w:iCs/>
          <w:noProof/>
          <w:szCs w:val="24"/>
        </w:rPr>
        <w:t>30 Års dagpengeforringelser</w:t>
      </w:r>
      <w:r w:rsidR="00A22D11" w:rsidRPr="00A22D11">
        <w:rPr>
          <w:rFonts w:ascii="Calibri" w:hAnsi="Calibri" w:cs="Calibri"/>
          <w:noProof/>
          <w:szCs w:val="24"/>
        </w:rPr>
        <w:t xml:space="preserve">. </w:t>
      </w:r>
      <w:r w:rsidR="00A22D11" w:rsidRPr="00A22D11">
        <w:rPr>
          <w:rFonts w:ascii="Calibri" w:hAnsi="Calibri" w:cs="Calibri"/>
          <w:i/>
          <w:iCs/>
          <w:noProof/>
          <w:szCs w:val="24"/>
        </w:rPr>
        <w:t>September 2018</w:t>
      </w:r>
      <w:r w:rsidR="00A22D11" w:rsidRPr="00A22D11">
        <w:rPr>
          <w:rFonts w:ascii="Calibri" w:hAnsi="Calibri" w:cs="Calibri"/>
          <w:noProof/>
          <w:szCs w:val="24"/>
        </w:rPr>
        <w:t>.</w:t>
      </w:r>
    </w:p>
    <w:p w14:paraId="40326A0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Andersen, T. M., Svarer, M., &amp; Vejlin, R. M. (2015). Litteraturreview af effekter af indretning af arbejdsunderstøttelsen. </w:t>
      </w:r>
      <w:r w:rsidRPr="00A22D11">
        <w:rPr>
          <w:rFonts w:ascii="Calibri" w:hAnsi="Calibri" w:cs="Calibri"/>
          <w:i/>
          <w:iCs/>
          <w:noProof/>
          <w:szCs w:val="24"/>
        </w:rPr>
        <w:t>Beskæftigelsesministeriet</w:t>
      </w:r>
      <w:r w:rsidRPr="00A22D11">
        <w:rPr>
          <w:rFonts w:ascii="Calibri" w:hAnsi="Calibri" w:cs="Calibri"/>
          <w:noProof/>
          <w:szCs w:val="24"/>
        </w:rPr>
        <w:t>, 1–99.</w:t>
      </w:r>
    </w:p>
    <w:p w14:paraId="6919BF3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Bengtsson, E., &amp; Stockhammer, E. (2018). Wages, Income Distribution and Economic Growth: Long-Run Perspectives in Scandinavia, 1900–2010. </w:t>
      </w:r>
      <w:r w:rsidRPr="00A22D11">
        <w:rPr>
          <w:rFonts w:ascii="Calibri" w:hAnsi="Calibri" w:cs="Calibri"/>
          <w:i/>
          <w:iCs/>
          <w:noProof/>
          <w:szCs w:val="24"/>
        </w:rPr>
        <w:t>Review of Political Economy</w:t>
      </w:r>
      <w:r w:rsidRPr="00A22D11">
        <w:rPr>
          <w:rFonts w:ascii="Calibri" w:hAnsi="Calibri" w:cs="Calibri"/>
          <w:noProof/>
          <w:szCs w:val="24"/>
        </w:rPr>
        <w:t xml:space="preserve">, </w:t>
      </w:r>
      <w:r w:rsidRPr="00A22D11">
        <w:rPr>
          <w:rFonts w:ascii="Calibri" w:hAnsi="Calibri" w:cs="Calibri"/>
          <w:i/>
          <w:iCs/>
          <w:noProof/>
          <w:szCs w:val="24"/>
        </w:rPr>
        <w:t>33</w:t>
      </w:r>
      <w:r w:rsidRPr="00A22D11">
        <w:rPr>
          <w:rFonts w:ascii="Calibri" w:hAnsi="Calibri" w:cs="Calibri"/>
          <w:noProof/>
          <w:szCs w:val="24"/>
        </w:rPr>
        <w:t>(4), 725–745. https://doi.org/10.1080/09538259.2020.1860307</w:t>
      </w:r>
    </w:p>
    <w:p w14:paraId="1BC8AD4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Boone, C., Dube, A., Goodman, L., &amp; Kaplan, E. (2021). Unemployment Insurance Generosity and Aggregate Employment. </w:t>
      </w:r>
      <w:r w:rsidRPr="00A22D11">
        <w:rPr>
          <w:rFonts w:ascii="Calibri" w:hAnsi="Calibri" w:cs="Calibri"/>
          <w:i/>
          <w:iCs/>
          <w:noProof/>
          <w:szCs w:val="24"/>
        </w:rPr>
        <w:t>American Economic Journal: Economic Policy</w:t>
      </w:r>
      <w:r w:rsidRPr="00A22D11">
        <w:rPr>
          <w:rFonts w:ascii="Calibri" w:hAnsi="Calibri" w:cs="Calibri"/>
          <w:noProof/>
          <w:szCs w:val="24"/>
        </w:rPr>
        <w:t xml:space="preserve">, </w:t>
      </w:r>
      <w:r w:rsidRPr="00A22D11">
        <w:rPr>
          <w:rFonts w:ascii="Calibri" w:hAnsi="Calibri" w:cs="Calibri"/>
          <w:i/>
          <w:iCs/>
          <w:noProof/>
          <w:szCs w:val="24"/>
        </w:rPr>
        <w:t>13</w:t>
      </w:r>
      <w:r w:rsidRPr="00A22D11">
        <w:rPr>
          <w:rFonts w:ascii="Calibri" w:hAnsi="Calibri" w:cs="Calibri"/>
          <w:noProof/>
          <w:szCs w:val="24"/>
        </w:rPr>
        <w:t>(2), 58–99. https://doi.org/10.1257/pol.20160613</w:t>
      </w:r>
    </w:p>
    <w:p w14:paraId="7CACDEB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Byrialsen, M. R., &amp; Raza, H. (2018). Macroeconomic effects of unemployment benefits in small open economies: A stock–flow consistent approach. </w:t>
      </w:r>
      <w:r w:rsidRPr="00A22D11">
        <w:rPr>
          <w:rFonts w:ascii="Calibri" w:hAnsi="Calibri" w:cs="Calibri"/>
          <w:i/>
          <w:iCs/>
          <w:noProof/>
          <w:szCs w:val="24"/>
        </w:rPr>
        <w:t>European Journal of Economics and Economic Policies: Intervention</w:t>
      </w:r>
      <w:r w:rsidRPr="00A22D11">
        <w:rPr>
          <w:rFonts w:ascii="Calibri" w:hAnsi="Calibri" w:cs="Calibri"/>
          <w:noProof/>
          <w:szCs w:val="24"/>
        </w:rPr>
        <w:t xml:space="preserve">, </w:t>
      </w:r>
      <w:r w:rsidRPr="00A22D11">
        <w:rPr>
          <w:rFonts w:ascii="Calibri" w:hAnsi="Calibri" w:cs="Calibri"/>
          <w:i/>
          <w:iCs/>
          <w:noProof/>
          <w:szCs w:val="24"/>
        </w:rPr>
        <w:t>15</w:t>
      </w:r>
      <w:r w:rsidRPr="00A22D11">
        <w:rPr>
          <w:rFonts w:ascii="Calibri" w:hAnsi="Calibri" w:cs="Calibri"/>
          <w:noProof/>
          <w:szCs w:val="24"/>
        </w:rPr>
        <w:t>(3), 335–363. https://doi.org/10.4337/ejeep.2018.0032</w:t>
      </w:r>
    </w:p>
    <w:p w14:paraId="0EE86BA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lastRenderedPageBreak/>
        <w:t xml:space="preserve">Byrialsen, M. R., Raza, H., &amp; Valdecantos, S. (2022). </w:t>
      </w:r>
      <w:r w:rsidRPr="00A22D11">
        <w:rPr>
          <w:rFonts w:ascii="Calibri" w:hAnsi="Calibri" w:cs="Calibri"/>
          <w:i/>
          <w:iCs/>
          <w:noProof/>
          <w:szCs w:val="24"/>
        </w:rPr>
        <w:t>QMDE : A QUARTERLY EMPIRICAL MODEL FOR THE DANISH ECONOMY : A STOCK-FLOW CONSISTENT APPROACH</w:t>
      </w:r>
      <w:r w:rsidRPr="00A22D11">
        <w:rPr>
          <w:rFonts w:ascii="Calibri" w:hAnsi="Calibri" w:cs="Calibri"/>
          <w:noProof/>
          <w:szCs w:val="24"/>
        </w:rPr>
        <w:t xml:space="preserve">. </w:t>
      </w:r>
      <w:r w:rsidRPr="00A22D11">
        <w:rPr>
          <w:rFonts w:ascii="Calibri" w:hAnsi="Calibri" w:cs="Calibri"/>
          <w:i/>
          <w:iCs/>
          <w:noProof/>
          <w:szCs w:val="24"/>
        </w:rPr>
        <w:t>79</w:t>
      </w:r>
      <w:r w:rsidRPr="00A22D11">
        <w:rPr>
          <w:rFonts w:ascii="Calibri" w:hAnsi="Calibri" w:cs="Calibri"/>
          <w:noProof/>
          <w:szCs w:val="24"/>
        </w:rPr>
        <w:t>.</w:t>
      </w:r>
    </w:p>
    <w:p w14:paraId="057755A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Chetty, R. (2006). A general formula for the optimal level of social insurance. </w:t>
      </w:r>
      <w:r w:rsidRPr="00A22D11">
        <w:rPr>
          <w:rFonts w:ascii="Calibri" w:hAnsi="Calibri" w:cs="Calibri"/>
          <w:i/>
          <w:iCs/>
          <w:noProof/>
          <w:szCs w:val="24"/>
        </w:rPr>
        <w:t>Journal of Public Economics</w:t>
      </w:r>
      <w:r w:rsidRPr="00A22D11">
        <w:rPr>
          <w:rFonts w:ascii="Calibri" w:hAnsi="Calibri" w:cs="Calibri"/>
          <w:noProof/>
          <w:szCs w:val="24"/>
        </w:rPr>
        <w:t xml:space="preserve">, </w:t>
      </w:r>
      <w:r w:rsidRPr="00A22D11">
        <w:rPr>
          <w:rFonts w:ascii="Calibri" w:hAnsi="Calibri" w:cs="Calibri"/>
          <w:i/>
          <w:iCs/>
          <w:noProof/>
          <w:szCs w:val="24"/>
        </w:rPr>
        <w:t>90</w:t>
      </w:r>
      <w:r w:rsidRPr="00A22D11">
        <w:rPr>
          <w:rFonts w:ascii="Calibri" w:hAnsi="Calibri" w:cs="Calibri"/>
          <w:noProof/>
          <w:szCs w:val="24"/>
        </w:rPr>
        <w:t>(10–11), 1879–1901. https://doi.org/10.1016/j.jpubeco.2006.01.004</w:t>
      </w:r>
    </w:p>
    <w:p w14:paraId="4E1E2CB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Chetty, R. (2008). Moral hazard versus liquidity and optimal unemployment insurance. </w:t>
      </w:r>
      <w:r w:rsidRPr="00A22D11">
        <w:rPr>
          <w:rFonts w:ascii="Calibri" w:hAnsi="Calibri" w:cs="Calibri"/>
          <w:i/>
          <w:iCs/>
          <w:noProof/>
          <w:szCs w:val="24"/>
        </w:rPr>
        <w:t>Journal of Political Economy</w:t>
      </w:r>
      <w:r w:rsidRPr="00A22D11">
        <w:rPr>
          <w:rFonts w:ascii="Calibri" w:hAnsi="Calibri" w:cs="Calibri"/>
          <w:noProof/>
          <w:szCs w:val="24"/>
        </w:rPr>
        <w:t xml:space="preserve">, </w:t>
      </w:r>
      <w:r w:rsidRPr="00A22D11">
        <w:rPr>
          <w:rFonts w:ascii="Calibri" w:hAnsi="Calibri" w:cs="Calibri"/>
          <w:i/>
          <w:iCs/>
          <w:noProof/>
          <w:szCs w:val="24"/>
        </w:rPr>
        <w:t>116</w:t>
      </w:r>
      <w:r w:rsidRPr="00A22D11">
        <w:rPr>
          <w:rFonts w:ascii="Calibri" w:hAnsi="Calibri" w:cs="Calibri"/>
          <w:noProof/>
          <w:szCs w:val="24"/>
        </w:rPr>
        <w:t>(2), 173–234. https://doi.org/10.1086/588585</w:t>
      </w:r>
    </w:p>
    <w:p w14:paraId="76A6D0D4"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Dagpengekommissionen. (2015). </w:t>
      </w:r>
      <w:r w:rsidRPr="00A22D11">
        <w:rPr>
          <w:rFonts w:ascii="Calibri" w:hAnsi="Calibri" w:cs="Calibri"/>
          <w:i/>
          <w:iCs/>
          <w:noProof/>
          <w:szCs w:val="24"/>
        </w:rPr>
        <w:t>Kompensationsgraden i dagpengesystemet</w:t>
      </w:r>
      <w:r w:rsidRPr="00A22D11">
        <w:rPr>
          <w:rFonts w:ascii="Calibri" w:hAnsi="Calibri" w:cs="Calibri"/>
          <w:noProof/>
          <w:szCs w:val="24"/>
        </w:rPr>
        <w:t>. 41.</w:t>
      </w:r>
    </w:p>
    <w:p w14:paraId="78A65F7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Dagpengekommissionens sekretariat. (2015). Dagpengemodellen teknisk analyserapport. </w:t>
      </w:r>
      <w:r w:rsidRPr="00A22D11">
        <w:rPr>
          <w:rFonts w:ascii="Calibri" w:hAnsi="Calibri" w:cs="Calibri"/>
          <w:i/>
          <w:iCs/>
          <w:noProof/>
          <w:szCs w:val="24"/>
        </w:rPr>
        <w:t>Beskæftigelsesmi</w:t>
      </w:r>
      <w:r w:rsidRPr="00A22D11">
        <w:rPr>
          <w:rFonts w:ascii="Calibri" w:hAnsi="Calibri" w:cs="Calibri"/>
          <w:noProof/>
          <w:szCs w:val="24"/>
        </w:rPr>
        <w:t>.</w:t>
      </w:r>
    </w:p>
    <w:p w14:paraId="21A9E54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Danmarks Statistik. (2012). ADAM - En Model Af Dansk Økonomi. In </w:t>
      </w:r>
      <w:r w:rsidRPr="00A22D11">
        <w:rPr>
          <w:rFonts w:ascii="Calibri" w:hAnsi="Calibri" w:cs="Calibri"/>
          <w:i/>
          <w:iCs/>
          <w:noProof/>
          <w:szCs w:val="24"/>
        </w:rPr>
        <w:t>Danmarks Statistik</w:t>
      </w:r>
      <w:r w:rsidRPr="00A22D11">
        <w:rPr>
          <w:rFonts w:ascii="Calibri" w:hAnsi="Calibri" w:cs="Calibri"/>
          <w:noProof/>
          <w:szCs w:val="24"/>
        </w:rPr>
        <w:t>. Danmarks Statistik. https://www.dst.dk/da/Statistik/Publikationer/VisPub?cid=17987</w:t>
      </w:r>
    </w:p>
    <w:p w14:paraId="0DCE78F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De Økonomiske Råd. (2022). </w:t>
      </w:r>
      <w:r w:rsidRPr="00A22D11">
        <w:rPr>
          <w:rFonts w:ascii="Calibri" w:hAnsi="Calibri" w:cs="Calibri"/>
          <w:i/>
          <w:iCs/>
          <w:noProof/>
          <w:szCs w:val="24"/>
        </w:rPr>
        <w:t>RAPPORT FRA FORMANDSKABET DANSK ØKONOMI FORÅR 2022</w:t>
      </w:r>
      <w:r w:rsidRPr="00A22D11">
        <w:rPr>
          <w:rFonts w:ascii="Calibri" w:hAnsi="Calibri" w:cs="Calibri"/>
          <w:noProof/>
          <w:szCs w:val="24"/>
        </w:rPr>
        <w:t>. https://dors.dk/raad-vismaend/loven.</w:t>
      </w:r>
    </w:p>
    <w:p w14:paraId="45027158"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A22D11">
        <w:rPr>
          <w:rFonts w:ascii="Calibri" w:hAnsi="Calibri" w:cs="Calibri"/>
          <w:i/>
          <w:iCs/>
          <w:noProof/>
          <w:szCs w:val="24"/>
        </w:rPr>
        <w:t>SSRN Electronic Journal</w:t>
      </w:r>
      <w:r w:rsidRPr="00A22D11">
        <w:rPr>
          <w:rFonts w:ascii="Calibri" w:hAnsi="Calibri" w:cs="Calibri"/>
          <w:noProof/>
          <w:szCs w:val="24"/>
        </w:rPr>
        <w:t xml:space="preserve">, </w:t>
      </w:r>
      <w:r w:rsidRPr="00A22D11">
        <w:rPr>
          <w:rFonts w:ascii="Calibri" w:hAnsi="Calibri" w:cs="Calibri"/>
          <w:i/>
          <w:iCs/>
          <w:noProof/>
          <w:szCs w:val="24"/>
        </w:rPr>
        <w:t>11496</w:t>
      </w:r>
      <w:r w:rsidRPr="00A22D11">
        <w:rPr>
          <w:rFonts w:ascii="Calibri" w:hAnsi="Calibri" w:cs="Calibri"/>
          <w:noProof/>
          <w:szCs w:val="24"/>
        </w:rPr>
        <w:t>. https://doi.org/10.2139/ssrn.3177370</w:t>
      </w:r>
    </w:p>
    <w:p w14:paraId="09C314D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Dray, M., &amp; Thirlwall, A. P. (2011). The endogeneity of the natural rate of growth for a selection of Asian countries. </w:t>
      </w:r>
      <w:r w:rsidRPr="00A22D11">
        <w:rPr>
          <w:rFonts w:ascii="Calibri" w:hAnsi="Calibri" w:cs="Calibri"/>
          <w:i/>
          <w:iCs/>
          <w:noProof/>
          <w:szCs w:val="24"/>
        </w:rPr>
        <w:t>Journal of Post Keynesian Economics</w:t>
      </w:r>
      <w:r w:rsidRPr="00A22D11">
        <w:rPr>
          <w:rFonts w:ascii="Calibri" w:hAnsi="Calibri" w:cs="Calibri"/>
          <w:noProof/>
          <w:szCs w:val="24"/>
        </w:rPr>
        <w:t xml:space="preserve">, </w:t>
      </w:r>
      <w:r w:rsidRPr="00A22D11">
        <w:rPr>
          <w:rFonts w:ascii="Calibri" w:hAnsi="Calibri" w:cs="Calibri"/>
          <w:i/>
          <w:iCs/>
          <w:noProof/>
          <w:szCs w:val="24"/>
        </w:rPr>
        <w:t>33</w:t>
      </w:r>
      <w:r w:rsidRPr="00A22D11">
        <w:rPr>
          <w:rFonts w:ascii="Calibri" w:hAnsi="Calibri" w:cs="Calibri"/>
          <w:noProof/>
          <w:szCs w:val="24"/>
        </w:rPr>
        <w:t>(3), 451–468. https://doi.org/10.2753/PKE0160-3477330303</w:t>
      </w:r>
    </w:p>
    <w:p w14:paraId="1C04183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DREAM. (2013). </w:t>
      </w:r>
      <w:r w:rsidRPr="00A22D11">
        <w:rPr>
          <w:rFonts w:ascii="Calibri" w:hAnsi="Calibri" w:cs="Calibri"/>
          <w:i/>
          <w:iCs/>
          <w:noProof/>
          <w:szCs w:val="24"/>
        </w:rPr>
        <w:t>Langsigtet økonomisk fremskrivning 2013</w:t>
      </w:r>
      <w:r w:rsidRPr="00A22D11">
        <w:rPr>
          <w:rFonts w:ascii="Calibri" w:hAnsi="Calibri" w:cs="Calibri"/>
          <w:noProof/>
          <w:szCs w:val="24"/>
        </w:rPr>
        <w:t xml:space="preserve">. </w:t>
      </w:r>
      <w:r w:rsidRPr="00A22D11">
        <w:rPr>
          <w:rFonts w:ascii="Calibri" w:hAnsi="Calibri" w:cs="Calibri"/>
          <w:i/>
          <w:iCs/>
          <w:noProof/>
          <w:szCs w:val="24"/>
        </w:rPr>
        <w:t>August</w:t>
      </w:r>
      <w:r w:rsidRPr="00A22D11">
        <w:rPr>
          <w:rFonts w:ascii="Calibri" w:hAnsi="Calibri" w:cs="Calibri"/>
          <w:noProof/>
          <w:szCs w:val="24"/>
        </w:rPr>
        <w:t>.</w:t>
      </w:r>
    </w:p>
    <w:p w14:paraId="6422873E"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Fagbevægelsens Hovedorganisation. (2021). </w:t>
      </w:r>
      <w:r w:rsidRPr="00A22D11">
        <w:rPr>
          <w:rFonts w:ascii="Calibri" w:hAnsi="Calibri" w:cs="Calibri"/>
          <w:i/>
          <w:iCs/>
          <w:noProof/>
          <w:szCs w:val="24"/>
        </w:rPr>
        <w:t>Mere tryghed til lønmodtagerne</w:t>
      </w:r>
      <w:r w:rsidRPr="00A22D11">
        <w:rPr>
          <w:rFonts w:ascii="Calibri" w:hAnsi="Calibri" w:cs="Calibri"/>
          <w:noProof/>
          <w:szCs w:val="24"/>
        </w:rPr>
        <w:t>.</w:t>
      </w:r>
    </w:p>
    <w:p w14:paraId="1BAB406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Falch, N. S. (2015). </w:t>
      </w:r>
      <w:r w:rsidRPr="00A22D11">
        <w:rPr>
          <w:rFonts w:ascii="Calibri" w:hAnsi="Calibri" w:cs="Calibri"/>
          <w:i/>
          <w:iCs/>
          <w:noProof/>
          <w:szCs w:val="24"/>
        </w:rPr>
        <w:t>Three essays on unemployment insurance</w:t>
      </w:r>
      <w:r w:rsidRPr="00A22D11">
        <w:rPr>
          <w:rFonts w:ascii="Calibri" w:hAnsi="Calibri" w:cs="Calibri"/>
          <w:noProof/>
          <w:szCs w:val="24"/>
        </w:rPr>
        <w:t xml:space="preserve">. </w:t>
      </w:r>
      <w:r w:rsidRPr="00A22D11">
        <w:rPr>
          <w:rFonts w:ascii="Calibri" w:hAnsi="Calibri" w:cs="Calibri"/>
          <w:i/>
          <w:iCs/>
          <w:noProof/>
          <w:szCs w:val="24"/>
        </w:rPr>
        <w:t>April</w:t>
      </w:r>
      <w:r w:rsidRPr="00A22D11">
        <w:rPr>
          <w:rFonts w:ascii="Calibri" w:hAnsi="Calibri" w:cs="Calibri"/>
          <w:noProof/>
          <w:szCs w:val="24"/>
        </w:rPr>
        <w:t>.</w:t>
      </w:r>
    </w:p>
    <w:p w14:paraId="13D1571A"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Fazzari, S. M., Ferri, P., &amp; Variato, A. M. (2020). Demand-led growth and accommodating supply. </w:t>
      </w:r>
      <w:r w:rsidRPr="00A22D11">
        <w:rPr>
          <w:rFonts w:ascii="Calibri" w:hAnsi="Calibri" w:cs="Calibri"/>
          <w:i/>
          <w:iCs/>
          <w:noProof/>
          <w:szCs w:val="24"/>
        </w:rPr>
        <w:t>Cambridge Journal of Economics</w:t>
      </w:r>
      <w:r w:rsidRPr="00A22D11">
        <w:rPr>
          <w:rFonts w:ascii="Calibri" w:hAnsi="Calibri" w:cs="Calibri"/>
          <w:noProof/>
          <w:szCs w:val="24"/>
        </w:rPr>
        <w:t xml:space="preserve">, </w:t>
      </w:r>
      <w:r w:rsidRPr="00A22D11">
        <w:rPr>
          <w:rFonts w:ascii="Calibri" w:hAnsi="Calibri" w:cs="Calibri"/>
          <w:i/>
          <w:iCs/>
          <w:noProof/>
          <w:szCs w:val="24"/>
        </w:rPr>
        <w:t>44</w:t>
      </w:r>
      <w:r w:rsidRPr="00A22D11">
        <w:rPr>
          <w:rFonts w:ascii="Calibri" w:hAnsi="Calibri" w:cs="Calibri"/>
          <w:noProof/>
          <w:szCs w:val="24"/>
        </w:rPr>
        <w:t>(3), 583–605. https://doi.org/10.1093/cje/bez055</w:t>
      </w:r>
    </w:p>
    <w:p w14:paraId="61074B12"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Finansministeriet. (2017). </w:t>
      </w:r>
      <w:r w:rsidRPr="00A22D11">
        <w:rPr>
          <w:rFonts w:ascii="Calibri" w:hAnsi="Calibri" w:cs="Calibri"/>
          <w:i/>
          <w:iCs/>
          <w:noProof/>
          <w:szCs w:val="24"/>
        </w:rPr>
        <w:t>Det danske pensionssystem nu og i fremtiden</w:t>
      </w:r>
      <w:r w:rsidRPr="00A22D11">
        <w:rPr>
          <w:rFonts w:ascii="Calibri" w:hAnsi="Calibri" w:cs="Calibri"/>
          <w:noProof/>
          <w:szCs w:val="24"/>
        </w:rPr>
        <w:t>.</w:t>
      </w:r>
    </w:p>
    <w:p w14:paraId="6FD7EE7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Finkelstein, A., &amp; Chetty, R. (2012). </w:t>
      </w:r>
      <w:r w:rsidRPr="00A22D11">
        <w:rPr>
          <w:rFonts w:ascii="Calibri" w:hAnsi="Calibri" w:cs="Calibri"/>
          <w:i/>
          <w:iCs/>
          <w:noProof/>
          <w:szCs w:val="24"/>
        </w:rPr>
        <w:t>SOCIAL INSURANCE: CONNECTING THEORY TO DATA</w:t>
      </w:r>
      <w:r w:rsidRPr="00A22D11">
        <w:rPr>
          <w:rFonts w:ascii="Calibri" w:hAnsi="Calibri" w:cs="Calibri"/>
          <w:noProof/>
          <w:szCs w:val="24"/>
        </w:rPr>
        <w:t>.</w:t>
      </w:r>
    </w:p>
    <w:p w14:paraId="49E35D6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Fredriksson, P., &amp; Söderström, M. (2020). The equilibrium impact of unemployment insurance on unemployment: Evidence from a non-linear policy rule. </w:t>
      </w:r>
      <w:r w:rsidRPr="00A22D11">
        <w:rPr>
          <w:rFonts w:ascii="Calibri" w:hAnsi="Calibri" w:cs="Calibri"/>
          <w:i/>
          <w:iCs/>
          <w:noProof/>
          <w:szCs w:val="24"/>
        </w:rPr>
        <w:t>Journal of Public Economics</w:t>
      </w:r>
      <w:r w:rsidRPr="00A22D11">
        <w:rPr>
          <w:rFonts w:ascii="Calibri" w:hAnsi="Calibri" w:cs="Calibri"/>
          <w:noProof/>
          <w:szCs w:val="24"/>
        </w:rPr>
        <w:t xml:space="preserve">, </w:t>
      </w:r>
      <w:r w:rsidRPr="00A22D11">
        <w:rPr>
          <w:rFonts w:ascii="Calibri" w:hAnsi="Calibri" w:cs="Calibri"/>
          <w:i/>
          <w:iCs/>
          <w:noProof/>
          <w:szCs w:val="24"/>
        </w:rPr>
        <w:t>187</w:t>
      </w:r>
      <w:r w:rsidRPr="00A22D11">
        <w:rPr>
          <w:rFonts w:ascii="Calibri" w:hAnsi="Calibri" w:cs="Calibri"/>
          <w:noProof/>
          <w:szCs w:val="24"/>
        </w:rPr>
        <w:t>, 104199. https://doi.org/10.1016/j.jpubeco.2020.104199</w:t>
      </w:r>
    </w:p>
    <w:p w14:paraId="32826E04"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Gutierrez, I. A. (2016). Job insecurity, unemployment insurance and on-the-job search. Evidence from older American workers. </w:t>
      </w:r>
      <w:r w:rsidRPr="00A22D11">
        <w:rPr>
          <w:rFonts w:ascii="Calibri" w:hAnsi="Calibri" w:cs="Calibri"/>
          <w:i/>
          <w:iCs/>
          <w:noProof/>
          <w:szCs w:val="24"/>
        </w:rPr>
        <w:t>Labour Economics</w:t>
      </w:r>
      <w:r w:rsidRPr="00A22D11">
        <w:rPr>
          <w:rFonts w:ascii="Calibri" w:hAnsi="Calibri" w:cs="Calibri"/>
          <w:noProof/>
          <w:szCs w:val="24"/>
        </w:rPr>
        <w:t xml:space="preserve">, </w:t>
      </w:r>
      <w:r w:rsidRPr="00A22D11">
        <w:rPr>
          <w:rFonts w:ascii="Calibri" w:hAnsi="Calibri" w:cs="Calibri"/>
          <w:i/>
          <w:iCs/>
          <w:noProof/>
          <w:szCs w:val="24"/>
        </w:rPr>
        <w:t>41</w:t>
      </w:r>
      <w:r w:rsidRPr="00A22D11">
        <w:rPr>
          <w:rFonts w:ascii="Calibri" w:hAnsi="Calibri" w:cs="Calibri"/>
          <w:noProof/>
          <w:szCs w:val="24"/>
        </w:rPr>
        <w:t>, 228–245. https://doi.org/10.1016/j.labeco.2016.05.011</w:t>
      </w:r>
    </w:p>
    <w:p w14:paraId="50C35B2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Hagedorn, M., Karahan, F., Manovskii, I., &amp; Mitman, K. (2013). Unemployment Benefits and Unemployment in the Great Recession: The Role of Macro Effects. </w:t>
      </w:r>
      <w:r w:rsidRPr="00A22D11">
        <w:rPr>
          <w:rFonts w:ascii="Calibri" w:hAnsi="Calibri" w:cs="Calibri"/>
          <w:i/>
          <w:iCs/>
          <w:noProof/>
          <w:szCs w:val="24"/>
        </w:rPr>
        <w:t>SSRN Electronic Journal</w:t>
      </w:r>
      <w:r w:rsidRPr="00A22D11">
        <w:rPr>
          <w:rFonts w:ascii="Calibri" w:hAnsi="Calibri" w:cs="Calibri"/>
          <w:noProof/>
          <w:szCs w:val="24"/>
        </w:rPr>
        <w:t>. https://doi.org/10.2139/ssrn.2340678</w:t>
      </w:r>
    </w:p>
    <w:p w14:paraId="718BEC5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Hagedorn, M., Manovskii, I., &amp; Mitman, K. (2016). Interpreting Recent Quasi-Experimental Evidence on the Effects of Unemployment Benefit Extensions. </w:t>
      </w:r>
      <w:r w:rsidRPr="00A22D11">
        <w:rPr>
          <w:rFonts w:ascii="Calibri" w:hAnsi="Calibri" w:cs="Calibri"/>
          <w:i/>
          <w:iCs/>
          <w:noProof/>
          <w:szCs w:val="24"/>
        </w:rPr>
        <w:t>NBER Working Paper Series</w:t>
      </w:r>
      <w:r w:rsidRPr="00A22D11">
        <w:rPr>
          <w:rFonts w:ascii="Calibri" w:hAnsi="Calibri" w:cs="Calibri"/>
          <w:noProof/>
          <w:szCs w:val="24"/>
        </w:rPr>
        <w:t>, 24. http://www.nber.org/papers/w22280</w:t>
      </w:r>
    </w:p>
    <w:p w14:paraId="1FF76A6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Hopenhayn, H. A., &amp; Nicolini, J. P. (2009). Optimal unemployment insurance and employment history. </w:t>
      </w:r>
      <w:r w:rsidRPr="00A22D11">
        <w:rPr>
          <w:rFonts w:ascii="Calibri" w:hAnsi="Calibri" w:cs="Calibri"/>
          <w:i/>
          <w:iCs/>
          <w:noProof/>
          <w:szCs w:val="24"/>
        </w:rPr>
        <w:t>Review of Economic Studies</w:t>
      </w:r>
      <w:r w:rsidRPr="00A22D11">
        <w:rPr>
          <w:rFonts w:ascii="Calibri" w:hAnsi="Calibri" w:cs="Calibri"/>
          <w:noProof/>
          <w:szCs w:val="24"/>
        </w:rPr>
        <w:t xml:space="preserve">, </w:t>
      </w:r>
      <w:r w:rsidRPr="00A22D11">
        <w:rPr>
          <w:rFonts w:ascii="Calibri" w:hAnsi="Calibri" w:cs="Calibri"/>
          <w:i/>
          <w:iCs/>
          <w:noProof/>
          <w:szCs w:val="24"/>
        </w:rPr>
        <w:t>76</w:t>
      </w:r>
      <w:r w:rsidRPr="00A22D11">
        <w:rPr>
          <w:rFonts w:ascii="Calibri" w:hAnsi="Calibri" w:cs="Calibri"/>
          <w:noProof/>
          <w:szCs w:val="24"/>
        </w:rPr>
        <w:t>(3), 1049–1070. https://doi.org/10.1111/j.1467-937X.2009.00555.x</w:t>
      </w:r>
    </w:p>
    <w:p w14:paraId="71BAABB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lastRenderedPageBreak/>
        <w:t xml:space="preserve">Hopenhayn, H. A., &amp; Wang, C. (1996). Unemployment insurance with moral hazard in a dynamic economy A comment. </w:t>
      </w:r>
      <w:r w:rsidRPr="00A22D11">
        <w:rPr>
          <w:rFonts w:ascii="Calibri" w:hAnsi="Calibri" w:cs="Calibri"/>
          <w:i/>
          <w:iCs/>
          <w:noProof/>
          <w:szCs w:val="24"/>
        </w:rPr>
        <w:t>Carnegie-Rochester Conference Series on Public Policy</w:t>
      </w:r>
      <w:r w:rsidRPr="00A22D11">
        <w:rPr>
          <w:rFonts w:ascii="Calibri" w:hAnsi="Calibri" w:cs="Calibri"/>
          <w:noProof/>
          <w:szCs w:val="24"/>
        </w:rPr>
        <w:t xml:space="preserve">, </w:t>
      </w:r>
      <w:r w:rsidRPr="00A22D11">
        <w:rPr>
          <w:rFonts w:ascii="Calibri" w:hAnsi="Calibri" w:cs="Calibri"/>
          <w:i/>
          <w:iCs/>
          <w:noProof/>
          <w:szCs w:val="24"/>
        </w:rPr>
        <w:t>44</w:t>
      </w:r>
      <w:r w:rsidRPr="00A22D11">
        <w:rPr>
          <w:rFonts w:ascii="Calibri" w:hAnsi="Calibri" w:cs="Calibri"/>
          <w:noProof/>
          <w:szCs w:val="24"/>
        </w:rPr>
        <w:t>, 43–46. https://doi.org/10.1016/s0167-2231(96)90003-2</w:t>
      </w:r>
    </w:p>
    <w:p w14:paraId="215B713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Howell, D., &amp; Azizoglu, B. (2011). Unemployment Benefits and Work Incentives: The U.S. Labor Market in the Great Recession. </w:t>
      </w:r>
      <w:r w:rsidRPr="00A22D11">
        <w:rPr>
          <w:rFonts w:ascii="Calibri" w:hAnsi="Calibri" w:cs="Calibri"/>
          <w:i/>
          <w:iCs/>
          <w:noProof/>
          <w:szCs w:val="24"/>
        </w:rPr>
        <w:t>Political Economy Research Institute</w:t>
      </w:r>
      <w:r w:rsidRPr="00A22D11">
        <w:rPr>
          <w:rFonts w:ascii="Calibri" w:hAnsi="Calibri" w:cs="Calibri"/>
          <w:noProof/>
          <w:szCs w:val="24"/>
        </w:rPr>
        <w:t xml:space="preserve">, </w:t>
      </w:r>
      <w:r w:rsidRPr="00A22D11">
        <w:rPr>
          <w:rFonts w:ascii="Calibri" w:hAnsi="Calibri" w:cs="Calibri"/>
          <w:i/>
          <w:iCs/>
          <w:noProof/>
          <w:szCs w:val="24"/>
        </w:rPr>
        <w:t>257</w:t>
      </w:r>
      <w:r w:rsidRPr="00A22D11">
        <w:rPr>
          <w:rFonts w:ascii="Calibri" w:hAnsi="Calibri" w:cs="Calibri"/>
          <w:noProof/>
          <w:szCs w:val="24"/>
        </w:rPr>
        <w:t>, 151–162. https://doi.org/10.4324/9781315143842</w:t>
      </w:r>
    </w:p>
    <w:p w14:paraId="4C121E45"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Hummelgaard, P. (2021). </w:t>
      </w:r>
      <w:r w:rsidRPr="00A22D11">
        <w:rPr>
          <w:rFonts w:ascii="Calibri" w:hAnsi="Calibri" w:cs="Calibri"/>
          <w:i/>
          <w:iCs/>
          <w:noProof/>
          <w:szCs w:val="24"/>
        </w:rPr>
        <w:t>Spørgsmål nr:270</w:t>
      </w:r>
      <w:r w:rsidRPr="00A22D11">
        <w:rPr>
          <w:rFonts w:ascii="Calibri" w:hAnsi="Calibri" w:cs="Calibri"/>
          <w:noProof/>
          <w:szCs w:val="24"/>
        </w:rPr>
        <w:t>. Beskæftigelses Ministeriet. https://www.ft.dk/samling/20201/almdel/beu/spm/270/svar/1776624/2384360/index.htm</w:t>
      </w:r>
    </w:p>
    <w:p w14:paraId="6E20231E"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Jensen, M. T. (2021). </w:t>
      </w:r>
      <w:r w:rsidRPr="00A22D11">
        <w:rPr>
          <w:rFonts w:ascii="Calibri" w:hAnsi="Calibri" w:cs="Calibri"/>
          <w:i/>
          <w:iCs/>
          <w:noProof/>
          <w:szCs w:val="24"/>
        </w:rPr>
        <w:t>Prisen for at løfte dagpengene overdrives</w:t>
      </w:r>
      <w:r w:rsidRPr="00A22D11">
        <w:rPr>
          <w:rFonts w:ascii="Calibri" w:hAnsi="Calibri" w:cs="Calibri"/>
          <w:noProof/>
          <w:szCs w:val="24"/>
        </w:rPr>
        <w:t>. 1–10.</w:t>
      </w:r>
    </w:p>
    <w:p w14:paraId="61F01EDF"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Jurajda, Š. (2002). Estimating the effect of unemployment insurance compensation on the labor market histories of displaced workers. </w:t>
      </w:r>
      <w:r w:rsidRPr="00A22D11">
        <w:rPr>
          <w:rFonts w:ascii="Calibri" w:hAnsi="Calibri" w:cs="Calibri"/>
          <w:i/>
          <w:iCs/>
          <w:noProof/>
          <w:szCs w:val="24"/>
        </w:rPr>
        <w:t>Journal of Econometrics</w:t>
      </w:r>
      <w:r w:rsidRPr="00A22D11">
        <w:rPr>
          <w:rFonts w:ascii="Calibri" w:hAnsi="Calibri" w:cs="Calibri"/>
          <w:noProof/>
          <w:szCs w:val="24"/>
        </w:rPr>
        <w:t xml:space="preserve">, </w:t>
      </w:r>
      <w:r w:rsidRPr="00A22D11">
        <w:rPr>
          <w:rFonts w:ascii="Calibri" w:hAnsi="Calibri" w:cs="Calibri"/>
          <w:i/>
          <w:iCs/>
          <w:noProof/>
          <w:szCs w:val="24"/>
        </w:rPr>
        <w:t>108</w:t>
      </w:r>
      <w:r w:rsidRPr="00A22D11">
        <w:rPr>
          <w:rFonts w:ascii="Calibri" w:hAnsi="Calibri" w:cs="Calibri"/>
          <w:noProof/>
          <w:szCs w:val="24"/>
        </w:rPr>
        <w:t>(2), 227–252. https://doi.org/10.1016/S0304-4076(01)00135-X</w:t>
      </w:r>
    </w:p>
    <w:p w14:paraId="53DD3D48"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Kongshøj, P. (2015). </w:t>
      </w:r>
      <w:r w:rsidRPr="00A22D11">
        <w:rPr>
          <w:rFonts w:ascii="Calibri" w:hAnsi="Calibri" w:cs="Calibri"/>
          <w:i/>
          <w:iCs/>
          <w:noProof/>
          <w:szCs w:val="24"/>
        </w:rPr>
        <w:t>Dansk fl exicurity under pres – både indefra og udefra</w:t>
      </w:r>
      <w:r w:rsidRPr="00A22D11">
        <w:rPr>
          <w:rFonts w:ascii="Calibri" w:hAnsi="Calibri" w:cs="Calibri"/>
          <w:noProof/>
          <w:szCs w:val="24"/>
        </w:rPr>
        <w:t xml:space="preserve">. </w:t>
      </w:r>
      <w:r w:rsidRPr="00A22D11">
        <w:rPr>
          <w:rFonts w:ascii="Calibri" w:hAnsi="Calibri" w:cs="Calibri"/>
          <w:i/>
          <w:iCs/>
          <w:noProof/>
          <w:szCs w:val="24"/>
        </w:rPr>
        <w:t>1</w:t>
      </w:r>
      <w:r w:rsidRPr="00A22D11">
        <w:rPr>
          <w:rFonts w:ascii="Calibri" w:hAnsi="Calibri" w:cs="Calibri"/>
          <w:noProof/>
          <w:szCs w:val="24"/>
        </w:rPr>
        <w:t>, 5–10.</w:t>
      </w:r>
    </w:p>
    <w:p w14:paraId="6984DF0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Lalive, B. R., Landais, C., &amp; Zweimüller, J. (2015). </w:t>
      </w:r>
      <w:r w:rsidRPr="00A22D11">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A22D11">
        <w:rPr>
          <w:rFonts w:ascii="Calibri" w:hAnsi="Calibri" w:cs="Calibri"/>
          <w:noProof/>
          <w:szCs w:val="24"/>
        </w:rPr>
        <w:t xml:space="preserve">. </w:t>
      </w:r>
      <w:r w:rsidRPr="00A22D11">
        <w:rPr>
          <w:rFonts w:ascii="Calibri" w:hAnsi="Calibri" w:cs="Calibri"/>
          <w:i/>
          <w:iCs/>
          <w:noProof/>
          <w:szCs w:val="24"/>
        </w:rPr>
        <w:t>105</w:t>
      </w:r>
      <w:r w:rsidRPr="00A22D11">
        <w:rPr>
          <w:rFonts w:ascii="Calibri" w:hAnsi="Calibri" w:cs="Calibri"/>
          <w:noProof/>
          <w:szCs w:val="24"/>
        </w:rPr>
        <w:t>(12), 3564–3596.</w:t>
      </w:r>
    </w:p>
    <w:p w14:paraId="296DE525"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Lavoie, M., &amp; Godley, W. (2012). Monetary Economics - An Integrated Approach to Credit, Money, Income, Production and Wealth. In </w:t>
      </w:r>
      <w:r w:rsidRPr="00A22D11">
        <w:rPr>
          <w:rFonts w:ascii="Calibri" w:hAnsi="Calibri" w:cs="Calibri"/>
          <w:i/>
          <w:iCs/>
          <w:noProof/>
          <w:szCs w:val="24"/>
        </w:rPr>
        <w:t>Https://Medium.Com/</w:t>
      </w:r>
      <w:r w:rsidRPr="00A22D11">
        <w:rPr>
          <w:rFonts w:ascii="Calibri" w:hAnsi="Calibri" w:cs="Calibri"/>
          <w:noProof/>
          <w:szCs w:val="24"/>
        </w:rPr>
        <w:t>. https://medium.com/@arifwicaksanaa/pengertian-use-case-a7e576e1b6bf</w:t>
      </w:r>
    </w:p>
    <w:p w14:paraId="77FC73B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Marinescu, I. (2017). The general equilibrium impacts of unemployment insurance: Evidence from a large online job board. </w:t>
      </w:r>
      <w:r w:rsidRPr="00A22D11">
        <w:rPr>
          <w:rFonts w:ascii="Calibri" w:hAnsi="Calibri" w:cs="Calibri"/>
          <w:i/>
          <w:iCs/>
          <w:noProof/>
          <w:szCs w:val="24"/>
        </w:rPr>
        <w:t>Journal of Public Economics</w:t>
      </w:r>
      <w:r w:rsidRPr="00A22D11">
        <w:rPr>
          <w:rFonts w:ascii="Calibri" w:hAnsi="Calibri" w:cs="Calibri"/>
          <w:noProof/>
          <w:szCs w:val="24"/>
        </w:rPr>
        <w:t xml:space="preserve">, </w:t>
      </w:r>
      <w:r w:rsidRPr="00A22D11">
        <w:rPr>
          <w:rFonts w:ascii="Calibri" w:hAnsi="Calibri" w:cs="Calibri"/>
          <w:i/>
          <w:iCs/>
          <w:noProof/>
          <w:szCs w:val="24"/>
        </w:rPr>
        <w:t>150</w:t>
      </w:r>
      <w:r w:rsidRPr="00A22D11">
        <w:rPr>
          <w:rFonts w:ascii="Calibri" w:hAnsi="Calibri" w:cs="Calibri"/>
          <w:noProof/>
          <w:szCs w:val="24"/>
        </w:rPr>
        <w:t>, 14–29. https://doi.org/10.1016/j.jpubeco.2017.02.012</w:t>
      </w:r>
    </w:p>
    <w:p w14:paraId="2AF0F57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Mcdonald, I. M., &amp; Solow, R. M. (1981). </w:t>
      </w:r>
      <w:r w:rsidRPr="00A22D11">
        <w:rPr>
          <w:rFonts w:ascii="Calibri" w:hAnsi="Calibri" w:cs="Calibri"/>
          <w:i/>
          <w:iCs/>
          <w:noProof/>
          <w:szCs w:val="24"/>
        </w:rPr>
        <w:t>Wage Bargaining and Employment</w:t>
      </w:r>
      <w:r w:rsidRPr="00A22D11">
        <w:rPr>
          <w:rFonts w:ascii="Calibri" w:hAnsi="Calibri" w:cs="Calibri"/>
          <w:noProof/>
          <w:szCs w:val="24"/>
        </w:rPr>
        <w:t xml:space="preserve">. </w:t>
      </w:r>
      <w:r w:rsidRPr="00A22D11">
        <w:rPr>
          <w:rFonts w:ascii="Calibri" w:hAnsi="Calibri" w:cs="Calibri"/>
          <w:i/>
          <w:iCs/>
          <w:noProof/>
          <w:szCs w:val="24"/>
        </w:rPr>
        <w:t>71</w:t>
      </w:r>
      <w:r w:rsidRPr="00A22D11">
        <w:rPr>
          <w:rFonts w:ascii="Calibri" w:hAnsi="Calibri" w:cs="Calibri"/>
          <w:noProof/>
          <w:szCs w:val="24"/>
        </w:rPr>
        <w:t>(5), 896–908.</w:t>
      </w:r>
    </w:p>
    <w:p w14:paraId="790503E2"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Millemaci, E., &amp; Ofria, F. (2014). Kaldor-Verdoorn’s law and increasing returns to scale: A comparison across developed countries. </w:t>
      </w:r>
      <w:r w:rsidRPr="00A22D11">
        <w:rPr>
          <w:rFonts w:ascii="Calibri" w:hAnsi="Calibri" w:cs="Calibri"/>
          <w:i/>
          <w:iCs/>
          <w:noProof/>
          <w:szCs w:val="24"/>
        </w:rPr>
        <w:t>Journal of Economic Studies</w:t>
      </w:r>
      <w:r w:rsidRPr="00A22D11">
        <w:rPr>
          <w:rFonts w:ascii="Calibri" w:hAnsi="Calibri" w:cs="Calibri"/>
          <w:noProof/>
          <w:szCs w:val="24"/>
        </w:rPr>
        <w:t xml:space="preserve">, </w:t>
      </w:r>
      <w:r w:rsidRPr="00A22D11">
        <w:rPr>
          <w:rFonts w:ascii="Calibri" w:hAnsi="Calibri" w:cs="Calibri"/>
          <w:i/>
          <w:iCs/>
          <w:noProof/>
          <w:szCs w:val="24"/>
        </w:rPr>
        <w:t>41</w:t>
      </w:r>
      <w:r w:rsidRPr="00A22D11">
        <w:rPr>
          <w:rFonts w:ascii="Calibri" w:hAnsi="Calibri" w:cs="Calibri"/>
          <w:noProof/>
          <w:szCs w:val="24"/>
        </w:rPr>
        <w:t>(1), 140–162. https://doi.org/10.1108/JES-02-2012-0026</w:t>
      </w:r>
    </w:p>
    <w:p w14:paraId="5072DD67"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Nørgaard, T. (1995). </w:t>
      </w:r>
      <w:r w:rsidRPr="00A22D11">
        <w:rPr>
          <w:rFonts w:ascii="Calibri" w:hAnsi="Calibri" w:cs="Calibri"/>
          <w:i/>
          <w:iCs/>
          <w:noProof/>
          <w:szCs w:val="24"/>
        </w:rPr>
        <w:t>Bekendtgørelse om fastsættelse og regulering af omregningssats</w:t>
      </w:r>
      <w:r w:rsidRPr="00A22D11">
        <w:rPr>
          <w:rFonts w:ascii="Calibri" w:hAnsi="Calibri" w:cs="Calibri"/>
          <w:noProof/>
          <w:szCs w:val="24"/>
        </w:rPr>
        <w:t>. https://www.retsinformation.dk/eli/lta/1995/1154</w:t>
      </w:r>
    </w:p>
    <w:p w14:paraId="61A48C4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Økonomiske Råd. Formandskabet. (2014). </w:t>
      </w:r>
      <w:r w:rsidRPr="00A22D11">
        <w:rPr>
          <w:rFonts w:ascii="Calibri" w:hAnsi="Calibri" w:cs="Calibri"/>
          <w:i/>
          <w:iCs/>
          <w:noProof/>
          <w:szCs w:val="24"/>
        </w:rPr>
        <w:t>Dansk økonomi. Efterår 2014 : Konjunkturvurdering ; Dagpengesystemet</w:t>
      </w:r>
      <w:r w:rsidRPr="00A22D11">
        <w:rPr>
          <w:rFonts w:ascii="Calibri" w:hAnsi="Calibri" w:cs="Calibri"/>
          <w:noProof/>
          <w:szCs w:val="24"/>
        </w:rPr>
        <w:t>.</w:t>
      </w:r>
    </w:p>
    <w:p w14:paraId="00A5CA0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Onaran, O., &amp; Galanis, G. (2012). Is aggregate demand wage-led or profit-led? </w:t>
      </w:r>
      <w:r w:rsidRPr="00A22D11">
        <w:rPr>
          <w:rFonts w:ascii="Calibri" w:hAnsi="Calibri" w:cs="Calibri"/>
          <w:i/>
          <w:iCs/>
          <w:noProof/>
          <w:szCs w:val="24"/>
        </w:rPr>
        <w:t>Conditions of Work and Employment Series</w:t>
      </w:r>
      <w:r w:rsidRPr="00A22D11">
        <w:rPr>
          <w:rFonts w:ascii="Calibri" w:hAnsi="Calibri" w:cs="Calibri"/>
          <w:noProof/>
          <w:szCs w:val="24"/>
        </w:rPr>
        <w:t xml:space="preserve">, </w:t>
      </w:r>
      <w:r w:rsidRPr="00A22D11">
        <w:rPr>
          <w:rFonts w:ascii="Calibri" w:hAnsi="Calibri" w:cs="Calibri"/>
          <w:i/>
          <w:iCs/>
          <w:noProof/>
          <w:szCs w:val="24"/>
        </w:rPr>
        <w:t>40</w:t>
      </w:r>
      <w:r w:rsidRPr="00A22D11">
        <w:rPr>
          <w:rFonts w:ascii="Calibri" w:hAnsi="Calibri" w:cs="Calibri"/>
          <w:noProof/>
          <w:szCs w:val="24"/>
        </w:rPr>
        <w:t>(40).</w:t>
      </w:r>
    </w:p>
    <w:p w14:paraId="7343057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Onaran, O., &amp; Obst, T. (2015). </w:t>
      </w:r>
      <w:r w:rsidRPr="00A22D11">
        <w:rPr>
          <w:rFonts w:ascii="Calibri" w:hAnsi="Calibri" w:cs="Calibri"/>
          <w:i/>
          <w:iCs/>
          <w:noProof/>
          <w:szCs w:val="24"/>
        </w:rPr>
        <w:t>Wage-led growth in the EU15 Member States: the effects of income distribution on growth, investment, trade balance, and inflation</w:t>
      </w:r>
      <w:r w:rsidRPr="00A22D11">
        <w:rPr>
          <w:rFonts w:ascii="Calibri" w:hAnsi="Calibri" w:cs="Calibri"/>
          <w:noProof/>
          <w:szCs w:val="24"/>
        </w:rPr>
        <w:t>. 1–48.</w:t>
      </w:r>
    </w:p>
    <w:p w14:paraId="6D3496A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Setterfield, M. (2003). Supply and Demand in the Theory of Long-run Growth: Introduction to a symposium on demand-led growth. </w:t>
      </w:r>
      <w:r w:rsidRPr="00A22D11">
        <w:rPr>
          <w:rFonts w:ascii="Calibri" w:hAnsi="Calibri" w:cs="Calibri"/>
          <w:i/>
          <w:iCs/>
          <w:noProof/>
          <w:szCs w:val="24"/>
        </w:rPr>
        <w:t>Review of Political Economy</w:t>
      </w:r>
      <w:r w:rsidRPr="00A22D11">
        <w:rPr>
          <w:rFonts w:ascii="Calibri" w:hAnsi="Calibri" w:cs="Calibri"/>
          <w:noProof/>
          <w:szCs w:val="24"/>
        </w:rPr>
        <w:t xml:space="preserve">, </w:t>
      </w:r>
      <w:r w:rsidRPr="00A22D11">
        <w:rPr>
          <w:rFonts w:ascii="Calibri" w:hAnsi="Calibri" w:cs="Calibri"/>
          <w:i/>
          <w:iCs/>
          <w:noProof/>
          <w:szCs w:val="24"/>
        </w:rPr>
        <w:t>15</w:t>
      </w:r>
      <w:r w:rsidRPr="00A22D11">
        <w:rPr>
          <w:rFonts w:ascii="Calibri" w:hAnsi="Calibri" w:cs="Calibri"/>
          <w:noProof/>
          <w:szCs w:val="24"/>
        </w:rPr>
        <w:t>(1), 23–32. https://doi.org/10.1080/09538250308440</w:t>
      </w:r>
    </w:p>
    <w:p w14:paraId="1585029A"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Shapiro, B. C., &amp; Stiglitz, J. E. (1984). American Economic Association Equilibrium Unemployment as a Worker Discipline Device. </w:t>
      </w:r>
      <w:r w:rsidRPr="00A22D11">
        <w:rPr>
          <w:rFonts w:ascii="Calibri" w:hAnsi="Calibri" w:cs="Calibri"/>
          <w:i/>
          <w:iCs/>
          <w:noProof/>
          <w:szCs w:val="24"/>
        </w:rPr>
        <w:t>The American Economic Review</w:t>
      </w:r>
      <w:r w:rsidRPr="00A22D11">
        <w:rPr>
          <w:rFonts w:ascii="Calibri" w:hAnsi="Calibri" w:cs="Calibri"/>
          <w:noProof/>
          <w:szCs w:val="24"/>
        </w:rPr>
        <w:t xml:space="preserve">, </w:t>
      </w:r>
      <w:r w:rsidRPr="00A22D11">
        <w:rPr>
          <w:rFonts w:ascii="Calibri" w:hAnsi="Calibri" w:cs="Calibri"/>
          <w:i/>
          <w:iCs/>
          <w:noProof/>
          <w:szCs w:val="24"/>
        </w:rPr>
        <w:t>74</w:t>
      </w:r>
      <w:r w:rsidRPr="00A22D11">
        <w:rPr>
          <w:rFonts w:ascii="Calibri" w:hAnsi="Calibri" w:cs="Calibri"/>
          <w:noProof/>
          <w:szCs w:val="24"/>
        </w:rPr>
        <w:t>(3), 433–444.</w:t>
      </w:r>
    </w:p>
    <w:p w14:paraId="2AC197C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lastRenderedPageBreak/>
        <w:t xml:space="preserve">Stockhammer, E., &amp; Lavoie, M. (2013). Wage-led Growth. In </w:t>
      </w:r>
      <w:r w:rsidRPr="00A22D11">
        <w:rPr>
          <w:rFonts w:ascii="Calibri" w:hAnsi="Calibri" w:cs="Calibri"/>
          <w:i/>
          <w:iCs/>
          <w:noProof/>
          <w:szCs w:val="24"/>
        </w:rPr>
        <w:t>Wage-led Growth</w:t>
      </w:r>
      <w:r w:rsidRPr="00A22D11">
        <w:rPr>
          <w:rFonts w:ascii="Calibri" w:hAnsi="Calibri" w:cs="Calibri"/>
          <w:noProof/>
          <w:szCs w:val="24"/>
        </w:rPr>
        <w:t xml:space="preserve"> (Issue February). https://doi.org/10.1057/9781137357939</w:t>
      </w:r>
    </w:p>
    <w:p w14:paraId="5FE7775E"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Topel, B. R. H. (1983). </w:t>
      </w:r>
      <w:r w:rsidRPr="00A22D11">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A22D11">
        <w:rPr>
          <w:rFonts w:ascii="Calibri" w:hAnsi="Calibri" w:cs="Calibri"/>
          <w:noProof/>
          <w:szCs w:val="24"/>
        </w:rPr>
        <w:t xml:space="preserve">. </w:t>
      </w:r>
      <w:r w:rsidRPr="00A22D11">
        <w:rPr>
          <w:rFonts w:ascii="Calibri" w:hAnsi="Calibri" w:cs="Calibri"/>
          <w:i/>
          <w:iCs/>
          <w:noProof/>
          <w:szCs w:val="24"/>
        </w:rPr>
        <w:t>73</w:t>
      </w:r>
      <w:r w:rsidRPr="00A22D11">
        <w:rPr>
          <w:rFonts w:ascii="Calibri" w:hAnsi="Calibri" w:cs="Calibri"/>
          <w:noProof/>
          <w:szCs w:val="24"/>
        </w:rPr>
        <w:t>(4), 541–559.</w:t>
      </w:r>
    </w:p>
    <w:p w14:paraId="4DDB2A16"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rPr>
      </w:pPr>
      <w:r w:rsidRPr="00A22D11">
        <w:rPr>
          <w:rFonts w:ascii="Calibri" w:hAnsi="Calibri" w:cs="Calibri"/>
          <w:noProof/>
          <w:szCs w:val="24"/>
        </w:rPr>
        <w:t xml:space="preserve">Venstre, D. R., Folkeparti, S., Folkeparti, D. K., &amp; Eu-bidrag, D. (2012). </w:t>
      </w:r>
      <w:r w:rsidRPr="00A22D11">
        <w:rPr>
          <w:rFonts w:ascii="Calibri" w:hAnsi="Calibri" w:cs="Calibri"/>
          <w:i/>
          <w:iCs/>
          <w:noProof/>
          <w:szCs w:val="24"/>
        </w:rPr>
        <w:t>Aftale om skattereform</w:t>
      </w:r>
      <w:r w:rsidRPr="00A22D11">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51" w:name="_Ref119913636"/>
      <w:r>
        <w:t>DAG</w:t>
      </w:r>
      <w:bookmarkEnd w:id="51"/>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52" w:name="_Ref119913679"/>
      <w:r>
        <w:t>Demand channel</w:t>
      </w:r>
      <w:bookmarkEnd w:id="52"/>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53" w:name="_Ref120105262"/>
      <w:r>
        <w:lastRenderedPageBreak/>
        <w:t>Wage channel</w:t>
      </w:r>
      <w:bookmarkEnd w:id="53"/>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54" w:name="_Ref119913727"/>
      <w:r>
        <w:lastRenderedPageBreak/>
        <w:t>Productivity channel</w:t>
      </w:r>
      <w:bookmarkEnd w:id="54"/>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55" w:name="_Ref119919374"/>
      <w:r>
        <w:rPr>
          <w:lang w:val="da-DK"/>
        </w:rPr>
        <w:lastRenderedPageBreak/>
        <w:t xml:space="preserve">All </w:t>
      </w:r>
      <w:commentRangeStart w:id="56"/>
      <w:proofErr w:type="spellStart"/>
      <w:r>
        <w:rPr>
          <w:lang w:val="da-DK"/>
        </w:rPr>
        <w:t>effects</w:t>
      </w:r>
      <w:commentRangeEnd w:id="56"/>
      <w:proofErr w:type="spellEnd"/>
      <w:r>
        <w:rPr>
          <w:rStyle w:val="Kommentarhenvisning"/>
          <w:rFonts w:asciiTheme="minorHAnsi" w:eastAsiaTheme="minorHAnsi" w:hAnsiTheme="minorHAnsi" w:cstheme="minorBidi"/>
          <w:color w:val="auto"/>
        </w:rPr>
        <w:commentReference w:id="56"/>
      </w:r>
      <w:bookmarkEnd w:id="55"/>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57" w:name="_Ref120106314"/>
      <w:r w:rsidRPr="00B33E3B">
        <w:t>Sensitiv</w:t>
      </w:r>
      <w:r w:rsidR="00B312A8">
        <w:t>ity</w:t>
      </w:r>
      <w:r w:rsidRPr="00B33E3B">
        <w:t xml:space="preserve"> of demand regime</w:t>
      </w:r>
      <w:bookmarkEnd w:id="57"/>
    </w:p>
    <w:p w14:paraId="74760368" w14:textId="6E6DAF61" w:rsidR="006002F9" w:rsidRPr="00B33E3B" w:rsidRDefault="006002F9" w:rsidP="006002F9"/>
    <w:p w14:paraId="00EE0D29" w14:textId="4AAF66DA" w:rsidR="006002F9" w:rsidRPr="00B33E3B" w:rsidRDefault="00B53960" w:rsidP="00B53960">
      <w:pPr>
        <w:pStyle w:val="Overskrift4"/>
      </w:pPr>
      <w:bookmarkStart w:id="58" w:name="_Hlk119494477"/>
      <w:r w:rsidRPr="00B53960">
        <w:lastRenderedPageBreak/>
        <w:t>Removing autonomous consumption, restricting estimate of the profit-share to -0.1 from -0.45</w:t>
      </w:r>
      <w:r w:rsidRPr="00B33E3B">
        <w:t xml:space="preserve">. </w:t>
      </w:r>
    </w:p>
    <w:bookmarkEnd w:id="58"/>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1" w:author="Simon Thomsen" w:date="2022-11-25T12:38:00Z" w:initials="ST">
    <w:p w14:paraId="14D629FD" w14:textId="77777777" w:rsidR="005329C4" w:rsidRDefault="005329C4" w:rsidP="009A6519">
      <w:pPr>
        <w:pStyle w:val="Kommentartekst"/>
      </w:pPr>
      <w:r>
        <w:rPr>
          <w:rStyle w:val="Kommentarhenvisning"/>
        </w:rPr>
        <w:annotationRef/>
      </w:r>
      <w:r>
        <w:t>Opdater når færdig</w:t>
      </w:r>
    </w:p>
  </w:comment>
  <w:comment w:id="3" w:author="Simon Thomsen" w:date="2022-11-15T14:36:00Z" w:initials="ST">
    <w:p w14:paraId="63927F2B" w14:textId="77777777" w:rsidR="00057821" w:rsidRDefault="00057821" w:rsidP="00057821">
      <w:pPr>
        <w:pStyle w:val="Kommentartekst"/>
      </w:pPr>
      <w:r>
        <w:rPr>
          <w:rStyle w:val="Kommentarhenvisning"/>
        </w:rPr>
        <w:annotationRef/>
      </w:r>
      <w:r>
        <w:t>Kun årstal</w:t>
      </w:r>
    </w:p>
  </w:comment>
  <w:comment w:id="4" w:author="Simon Thomsen" w:date="2022-11-16T09:02:00Z" w:initials="ST">
    <w:p w14:paraId="0625749C" w14:textId="77777777" w:rsidR="00057821" w:rsidRDefault="00057821" w:rsidP="00057821">
      <w:pPr>
        <w:pStyle w:val="Kommentartekst"/>
      </w:pPr>
      <w:r>
        <w:rPr>
          <w:rStyle w:val="Kommentarhenvisning"/>
        </w:rPr>
        <w:annotationRef/>
      </w:r>
      <w:r>
        <w:t>Generelt når de nævnes i sætninger skal det kun være årstal i parentes</w:t>
      </w:r>
    </w:p>
  </w:comment>
  <w:comment w:id="5" w:author="Simon Thomsen" w:date="2022-11-14T10:13:00Z" w:initials="ST">
    <w:p w14:paraId="2DA3A15D" w14:textId="77777777" w:rsidR="003C4BAC" w:rsidRDefault="003C4BAC" w:rsidP="003C4BAC">
      <w:pPr>
        <w:pStyle w:val="Kommentartekst"/>
      </w:pPr>
      <w:r>
        <w:rPr>
          <w:rStyle w:val="Kommentarhenvisning"/>
        </w:rPr>
        <w:annotationRef/>
      </w:r>
      <w:r>
        <w:t>Men modsat burde den aktive arbejdsmarkedsd politik vel op kvalificere human kapital i perioden for arbejdsløshed?</w:t>
      </w:r>
    </w:p>
  </w:comment>
  <w:comment w:id="7" w:author="Simon Fløj Thomsen" w:date="2022-11-21T19:41:00Z" w:initials="SFT">
    <w:p w14:paraId="5D302F87" w14:textId="77777777" w:rsidR="008F5FCC" w:rsidRDefault="008F5FCC" w:rsidP="008F5FCC">
      <w:pPr>
        <w:pStyle w:val="Kommentartekst"/>
      </w:pPr>
      <w:r>
        <w:rPr>
          <w:rStyle w:val="Kommentarhenvisning"/>
        </w:rPr>
        <w:annotationRef/>
      </w:r>
      <w:r>
        <w:t xml:space="preserve">Som Hamid skriver muligvis slet og ryk ned inden jeg begynder at snakke om Danmark i lit-review. </w:t>
      </w:r>
    </w:p>
  </w:comment>
  <w:comment w:id="8" w:author="Simon Fløj Thomsen" w:date="2022-11-21T19:42:00Z" w:initials="SFT">
    <w:p w14:paraId="1C9C4615" w14:textId="77777777" w:rsidR="008F5FCC" w:rsidRDefault="008F5FCC" w:rsidP="008F5FCC">
      <w:pPr>
        <w:pStyle w:val="Kommentartekst"/>
      </w:pPr>
      <w:r>
        <w:rPr>
          <w:rStyle w:val="Kommentarhenvisning"/>
        </w:rPr>
        <w:annotationRef/>
      </w:r>
      <w:r>
        <w:t>Rettelse af Hamid kommentar</w:t>
      </w:r>
    </w:p>
  </w:comment>
  <w:comment w:id="9" w:author="Simon Fløj Thomsen" w:date="2022-11-21T19:44:00Z" w:initials="SFT">
    <w:p w14:paraId="4F41AD06" w14:textId="77777777" w:rsidR="008F5FCC" w:rsidRDefault="008F5FCC" w:rsidP="008F5FCC">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10" w:author="Simon Fløj Thomsen" w:date="2022-11-21T19:44:00Z" w:initials="SFT">
    <w:p w14:paraId="25979474" w14:textId="77777777" w:rsidR="008F5FCC" w:rsidRDefault="008F5FCC" w:rsidP="008F5FCC">
      <w:pPr>
        <w:pStyle w:val="Kommentartekst"/>
      </w:pPr>
      <w:r>
        <w:rPr>
          <w:rStyle w:val="Kommentarhenvisning"/>
        </w:rPr>
        <w:annotationRef/>
      </w:r>
      <w:r>
        <w:t>Rettelse af Hamid kommentar</w:t>
      </w:r>
    </w:p>
  </w:comment>
  <w:comment w:id="11" w:author="Simon Fløj Thomsen" w:date="2022-11-21T19:53:00Z" w:initials="SFT">
    <w:p w14:paraId="232B40AA" w14:textId="77777777" w:rsidR="00F2092E" w:rsidRDefault="00F2092E" w:rsidP="00F2092E">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4D5C7AA5" w14:textId="77777777" w:rsidR="00F2092E" w:rsidRDefault="00F2092E" w:rsidP="00F2092E">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6FD9F151" w14:textId="77777777" w:rsidR="00F2092E" w:rsidRDefault="00F2092E" w:rsidP="00F2092E">
      <w:pPr>
        <w:pStyle w:val="Kommentartekst"/>
      </w:pPr>
    </w:p>
    <w:p w14:paraId="170BA76A" w14:textId="77777777" w:rsidR="00F2092E" w:rsidRDefault="00F2092E" w:rsidP="00F2092E">
      <w:pPr>
        <w:pStyle w:val="Kommentartekst"/>
      </w:pPr>
      <w:r>
        <w:t>Hvad tænker Mikael?</w:t>
      </w:r>
    </w:p>
  </w:comment>
  <w:comment w:id="12"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3"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4"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15"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16"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1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2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21"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24"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5"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6"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7"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8"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9"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30"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31"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32"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33"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34"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5"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6"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7"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9"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40"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41"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42"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43"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4"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45"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6"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6"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345BAF" w15:done="0"/>
  <w15:commentEx w15:paraId="14D629FD" w15:done="0"/>
  <w15:commentEx w15:paraId="63927F2B" w15:done="0"/>
  <w15:commentEx w15:paraId="0625749C" w15:paraIdParent="63927F2B" w15:done="0"/>
  <w15:commentEx w15:paraId="2DA3A15D" w15:done="0"/>
  <w15:commentEx w15:paraId="5D302F87" w15:done="0"/>
  <w15:commentEx w15:paraId="1C9C4615" w15:paraIdParent="5D302F87" w15:done="0"/>
  <w15:commentEx w15:paraId="4F41AD06" w15:done="0"/>
  <w15:commentEx w15:paraId="25979474" w15:paraIdParent="4F41AD06" w15:done="0"/>
  <w15:commentEx w15:paraId="170BA76A"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78B850AF" w15:done="0"/>
  <w15:commentEx w15:paraId="1DF4B742" w15:paraIdParent="78B850AF" w15:done="0"/>
  <w15:commentEx w15:paraId="7EF528D1" w15:paraIdParent="78B850AF"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E8C3" w16cex:dateUtc="2022-11-24T11:57:00Z"/>
  <w16cex:commentExtensible w16cex:durableId="272B35E2" w16cex:dateUtc="2022-11-25T11:38:00Z"/>
  <w16cex:commentExtensible w16cex:durableId="271E2270" w16cex:dateUtc="2022-11-15T13:36:00Z"/>
  <w16cex:commentExtensible w16cex:durableId="271F25BB" w16cex:dateUtc="2022-11-16T08:02:00Z"/>
  <w16cex:commentExtensible w16cex:durableId="271C9356" w16cex:dateUtc="2022-11-14T09:13:00Z"/>
  <w16cex:commentExtensible w16cex:durableId="27265304" w16cex:dateUtc="2022-11-21T18:41:00Z"/>
  <w16cex:commentExtensible w16cex:durableId="2726531F" w16cex:dateUtc="2022-11-21T18:42:00Z"/>
  <w16cex:commentExtensible w16cex:durableId="272B2C53" w16cex:dateUtc="2022-11-21T18:44:00Z"/>
  <w16cex:commentExtensible w16cex:durableId="272B2C52" w16cex:dateUtc="2022-11-21T18:44: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265BC8" w16cex:dateUtc="2022-11-21T19:19:00Z"/>
  <w16cex:commentExtensible w16cex:durableId="27265BD1" w16cex:dateUtc="2022-11-21T19:19:00Z"/>
  <w16cex:commentExtensible w16cex:durableId="2729E186" w16cex:dateUtc="2022-11-24T11:2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345BAF" w16cid:durableId="2729E8C3"/>
  <w16cid:commentId w16cid:paraId="14D629FD" w16cid:durableId="272B35E2"/>
  <w16cid:commentId w16cid:paraId="63927F2B" w16cid:durableId="271E2270"/>
  <w16cid:commentId w16cid:paraId="0625749C" w16cid:durableId="271F25BB"/>
  <w16cid:commentId w16cid:paraId="2DA3A15D" w16cid:durableId="271C9356"/>
  <w16cid:commentId w16cid:paraId="5D302F87" w16cid:durableId="27265304"/>
  <w16cid:commentId w16cid:paraId="1C9C4615" w16cid:durableId="2726531F"/>
  <w16cid:commentId w16cid:paraId="4F41AD06" w16cid:durableId="272B2C53"/>
  <w16cid:commentId w16cid:paraId="25979474" w16cid:durableId="272B2C52"/>
  <w16cid:commentId w16cid:paraId="170BA76A"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78B850AF" w16cid:durableId="27265BC8"/>
  <w16cid:commentId w16cid:paraId="1DF4B742" w16cid:durableId="27265BD1"/>
  <w16cid:commentId w16cid:paraId="7EF528D1" w16cid:durableId="2729E186"/>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067B3" w14:textId="77777777" w:rsidR="00320A0B" w:rsidRDefault="00320A0B" w:rsidP="005F6ED0">
      <w:pPr>
        <w:spacing w:after="0" w:line="240" w:lineRule="auto"/>
      </w:pPr>
      <w:r>
        <w:separator/>
      </w:r>
    </w:p>
  </w:endnote>
  <w:endnote w:type="continuationSeparator" w:id="0">
    <w:p w14:paraId="4044FB56" w14:textId="77777777" w:rsidR="00320A0B" w:rsidRDefault="00320A0B"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92628" w14:textId="77777777" w:rsidR="00320A0B" w:rsidRDefault="00320A0B" w:rsidP="005F6ED0">
      <w:pPr>
        <w:spacing w:after="0" w:line="240" w:lineRule="auto"/>
      </w:pPr>
      <w:r>
        <w:separator/>
      </w:r>
    </w:p>
  </w:footnote>
  <w:footnote w:type="continuationSeparator" w:id="0">
    <w:p w14:paraId="236F5D6D" w14:textId="77777777" w:rsidR="00320A0B" w:rsidRDefault="00320A0B" w:rsidP="005F6ED0">
      <w:pPr>
        <w:spacing w:after="0" w:line="240" w:lineRule="auto"/>
      </w:pPr>
      <w:r>
        <w:continuationSeparator/>
      </w:r>
    </w:p>
  </w:footnote>
  <w:footnote w:id="1">
    <w:p w14:paraId="79723BFB" w14:textId="77777777" w:rsidR="003C4BAC" w:rsidRPr="00D1625A" w:rsidRDefault="003C4BAC" w:rsidP="003C4BAC">
      <w:pPr>
        <w:pStyle w:val="Fodnotetekst"/>
        <w:rPr>
          <w:lang w:val="da-DK"/>
        </w:rPr>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5266F0F0" w14:textId="64A49960" w:rsidR="00D1625A" w:rsidRPr="00D1625A" w:rsidRDefault="00D1625A">
      <w:pPr>
        <w:pStyle w:val="Fodnotetekst"/>
        <w:rPr>
          <w:lang w:val="da-DK"/>
        </w:rPr>
      </w:pPr>
      <w:r w:rsidRPr="00967F45">
        <w:rPr>
          <w:rStyle w:val="Fodnotehenvisning"/>
        </w:rPr>
        <w:footnoteRef/>
      </w:r>
      <w:r>
        <w:t xml:space="preserve"> </w:t>
      </w:r>
      <w:r>
        <w:rPr>
          <w:rStyle w:val="cf01"/>
        </w:rPr>
        <w:t xml:space="preserve">Benefits received if you do not meet the requirements of income insurance program. </w:t>
      </w:r>
    </w:p>
  </w:footnote>
  <w:footnote w:id="3">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4">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5">
    <w:p w14:paraId="3B2E79B4" w14:textId="349DD08F" w:rsidR="005E7208" w:rsidRPr="005E7208" w:rsidRDefault="005E7208">
      <w:pPr>
        <w:pStyle w:val="Fodnotetekst"/>
        <w:rPr>
          <w:lang w:val="da-DK"/>
        </w:rPr>
      </w:pPr>
      <w:r w:rsidRPr="00967F45">
        <w:rPr>
          <w:rStyle w:val="Fodnotehenvisning"/>
        </w:rPr>
        <w:footnoteRef/>
      </w:r>
      <w:r>
        <w:t xml:space="preserve"> </w:t>
      </w:r>
      <w:r w:rsidRPr="005E7208">
        <w:t>The share of people being a member of the income insurance program.</w:t>
      </w:r>
      <w:r>
        <w:rPr>
          <w:lang w:val="da-DK"/>
        </w:rPr>
        <w:t xml:space="preserve"> </w:t>
      </w:r>
    </w:p>
  </w:footnote>
  <w:footnote w:id="6">
    <w:p w14:paraId="0EDF4BBE" w14:textId="679B307D" w:rsidR="00675E6C" w:rsidRPr="00675E6C" w:rsidRDefault="00675E6C">
      <w:pPr>
        <w:pStyle w:val="Fodnotetekst"/>
        <w:rPr>
          <w:lang w:val="da-DK"/>
        </w:rPr>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Pr>
          <w:lang w:val="da-DK"/>
        </w:rPr>
        <w:t xml:space="preserve"> </w:t>
      </w:r>
    </w:p>
  </w:footnote>
  <w:footnote w:id="7">
    <w:p w14:paraId="4BF42E35" w14:textId="6CC9CBEA" w:rsidR="00F018CF" w:rsidRPr="00F018CF" w:rsidRDefault="00F018CF">
      <w:pPr>
        <w:pStyle w:val="Fodnotetekst"/>
        <w:rPr>
          <w:lang w:val="da-DK"/>
        </w:rPr>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F018CF" w:rsidRDefault="00F018CF">
      <w:pPr>
        <w:pStyle w:val="Fodnotetekst"/>
        <w:rPr>
          <w:lang w:val="da-DK"/>
        </w:rPr>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845283" w:rsidRDefault="00845283">
      <w:pPr>
        <w:pStyle w:val="Fodnotetekst"/>
        <w:rPr>
          <w:lang w:val="da-DK"/>
        </w:rPr>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845283" w:rsidRDefault="00845283">
      <w:pPr>
        <w:pStyle w:val="Fodnotetekst"/>
        <w:rPr>
          <w:lang w:val="da-DK"/>
        </w:rPr>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845283" w:rsidRDefault="00845283">
      <w:pPr>
        <w:pStyle w:val="Fodnotetekst"/>
        <w:rPr>
          <w:lang w:val="da-DK"/>
        </w:rPr>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125532D0" w14:textId="7D4E9D7F" w:rsidR="00503A28" w:rsidRPr="00503A28" w:rsidRDefault="00503A28">
      <w:pPr>
        <w:pStyle w:val="Fodnotetekst"/>
        <w:rPr>
          <w:lang w:val="da-DK"/>
        </w:rPr>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Pr>
          <w:lang w:val="da-DK"/>
        </w:rPr>
        <w:t xml:space="preserve"> </w:t>
      </w:r>
    </w:p>
  </w:footnote>
  <w:footnote w:id="15">
    <w:p w14:paraId="21D01B03" w14:textId="3D40D583" w:rsidR="00C100EC" w:rsidRPr="00C100EC" w:rsidRDefault="00C100EC">
      <w:pPr>
        <w:pStyle w:val="Fodnotetekst"/>
        <w:rPr>
          <w:lang w:val="da-DK"/>
        </w:rPr>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6">
    <w:p w14:paraId="0422AF64" w14:textId="4AC83DCA" w:rsidR="00D21A6E" w:rsidRPr="00D21A6E" w:rsidRDefault="00D21A6E">
      <w:pPr>
        <w:pStyle w:val="Fodnotetekst"/>
        <w:rPr>
          <w:lang w:val="da-DK"/>
        </w:rPr>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7">
    <w:p w14:paraId="3360922D" w14:textId="1A4DB9CB" w:rsidR="00C100EC" w:rsidRPr="00C100EC" w:rsidRDefault="00C100EC">
      <w:pPr>
        <w:pStyle w:val="Fodnotetekst"/>
        <w:rPr>
          <w:lang w:val="da-DK"/>
        </w:rPr>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8">
    <w:p w14:paraId="6F416863" w14:textId="2DCEF930" w:rsidR="00D21A6E" w:rsidRPr="00D21A6E" w:rsidRDefault="00D21A6E">
      <w:pPr>
        <w:pStyle w:val="Fodnotetekst"/>
        <w:rPr>
          <w:lang w:val="da-DK"/>
        </w:rPr>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19">
    <w:p w14:paraId="70C6B6EF" w14:textId="1B5227B5" w:rsidR="00C100EC" w:rsidRPr="00C100EC" w:rsidRDefault="00C100EC">
      <w:pPr>
        <w:pStyle w:val="Fodnotetekst"/>
        <w:rPr>
          <w:lang w:val="da-DK"/>
        </w:rPr>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0">
    <w:p w14:paraId="14DA72BB" w14:textId="2338D5DE" w:rsidR="00C100EC" w:rsidRPr="00C100EC" w:rsidRDefault="00C100EC">
      <w:pPr>
        <w:pStyle w:val="Fodnotetekst"/>
        <w:rPr>
          <w:lang w:val="da-DK"/>
        </w:rPr>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1">
    <w:p w14:paraId="1A8CC49C" w14:textId="294826D6" w:rsidR="00006999" w:rsidRPr="00006999" w:rsidRDefault="00006999">
      <w:pPr>
        <w:pStyle w:val="Fodnotetekst"/>
        <w:rPr>
          <w:lang w:val="da-DK"/>
        </w:rPr>
      </w:pPr>
      <w:r w:rsidRPr="00967F45">
        <w:rPr>
          <w:rStyle w:val="Fodnotehenvisning"/>
        </w:rPr>
        <w:footnoteRef/>
      </w:r>
      <w:r>
        <w:t xml:space="preserve"> </w:t>
      </w:r>
      <w:r>
        <w:rPr>
          <w:rStyle w:val="cf01"/>
        </w:rPr>
        <w:t>Evaluated in 2025, so that the full effects have been carried through.</w:t>
      </w:r>
    </w:p>
  </w:footnote>
  <w:footnote w:id="22">
    <w:p w14:paraId="2AC894CC" w14:textId="57D71F02" w:rsidR="00006999" w:rsidRPr="00006999" w:rsidRDefault="00006999">
      <w:pPr>
        <w:pStyle w:val="Fodnotetekst"/>
        <w:rPr>
          <w:lang w:val="da-DK"/>
        </w:rPr>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3">
    <w:p w14:paraId="4EECFF1D" w14:textId="3F7ACDA2" w:rsidR="00006999" w:rsidRPr="00006999" w:rsidRDefault="00006999">
      <w:pPr>
        <w:pStyle w:val="Fodnotetekst"/>
        <w:rPr>
          <w:lang w:val="da-DK"/>
        </w:rPr>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4">
    <w:p w14:paraId="6E364C53" w14:textId="2E446E50" w:rsidR="00006999" w:rsidRPr="00006999" w:rsidRDefault="00006999">
      <w:pPr>
        <w:pStyle w:val="Fodnotetekst"/>
        <w:rPr>
          <w:lang w:val="da-DK"/>
        </w:rPr>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14C74"/>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2D47"/>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0A0B"/>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A28"/>
    <w:rsid w:val="00503D9C"/>
    <w:rsid w:val="00504BF2"/>
    <w:rsid w:val="00507D3C"/>
    <w:rsid w:val="005114AE"/>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C4E"/>
    <w:rsid w:val="006D53C0"/>
    <w:rsid w:val="006E4491"/>
    <w:rsid w:val="006E47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429D"/>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3542"/>
    <w:rsid w:val="008C3E64"/>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279"/>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61</Pages>
  <Words>39639</Words>
  <Characters>225944</Characters>
  <Application>Microsoft Office Word</Application>
  <DocSecurity>0</DocSecurity>
  <Lines>1882</Lines>
  <Paragraphs>530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5</cp:revision>
  <cp:lastPrinted>2022-11-19T12:43:00Z</cp:lastPrinted>
  <dcterms:created xsi:type="dcterms:W3CDTF">2022-11-25T10:56:00Z</dcterms:created>
  <dcterms:modified xsi:type="dcterms:W3CDTF">2022-11-25T12:39:00Z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